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69060F">
      <w:r>
        <w:t>Snowmelt gradients and summer drought effects</w:t>
      </w:r>
    </w:p>
    <w:p w14:paraId="29B40BF0" w14:textId="006DDE7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0"/>
      <w:r w:rsidRPr="00833482">
        <w:rPr>
          <w:highlight w:val="yellow"/>
        </w:rPr>
        <w:t>Winkler et al. 2018</w:t>
      </w:r>
      <w:commentRangeEnd w:id="0"/>
      <w:r w:rsidR="00FF1154">
        <w:rPr>
          <w:rStyle w:val="Refdecomentario"/>
        </w:rPr>
        <w:commentReference w:id="0"/>
      </w:r>
      <w:r w:rsidRPr="00833482">
        <w:rPr>
          <w:highlight w:val="yellow"/>
        </w:rPr>
        <w:t>; Körner 2021).</w:t>
      </w:r>
    </w:p>
    <w:p w14:paraId="32DAACD5" w14:textId="47CC9585" w:rsidR="008E4BC4" w:rsidRDefault="00216D67" w:rsidP="0069060F">
      <w:r>
        <w:t>Regeneration niche and Mediterranean germination syndrome</w:t>
      </w:r>
    </w:p>
    <w:p w14:paraId="787ACD01" w14:textId="3A717AC2" w:rsidR="000F5E9F" w:rsidRDefault="007F0446" w:rsidP="0069060F">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1"/>
      <w:r w:rsidR="004C20B9" w:rsidRPr="00E90211">
        <w:rPr>
          <w:highlight w:val="yellow"/>
        </w:rPr>
        <w:t>Briceño et al 2015</w:t>
      </w:r>
      <w:commentRangeEnd w:id="1"/>
      <w:r w:rsidR="00B51D94">
        <w:rPr>
          <w:rStyle w:val="Refdecomentario"/>
        </w:rPr>
        <w:commentReference w:id="1"/>
      </w:r>
      <w:r w:rsidR="00E90211" w:rsidRPr="00E90211">
        <w:rPr>
          <w:highlight w:val="yellow"/>
        </w:rPr>
        <w:t xml:space="preserve">, </w:t>
      </w:r>
      <w:commentRangeStart w:id="2"/>
      <w:commentRangeStart w:id="3"/>
      <w:r w:rsidR="00E90211" w:rsidRPr="00E90211">
        <w:rPr>
          <w:highlight w:val="yellow"/>
        </w:rPr>
        <w:t>Larson and Funk 2016</w:t>
      </w:r>
      <w:commentRangeEnd w:id="2"/>
      <w:r w:rsidR="005E6715">
        <w:rPr>
          <w:rStyle w:val="Refdecomentario"/>
        </w:rPr>
        <w:commentReference w:id="2"/>
      </w:r>
      <w:commentRangeEnd w:id="3"/>
      <w:r w:rsidR="001A1DA8">
        <w:rPr>
          <w:rStyle w:val="Refdecomentario"/>
        </w:rPr>
        <w:commentReference w:id="3"/>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4"/>
      <w:r w:rsidRPr="0066698D">
        <w:rPr>
          <w:highlight w:val="yellow"/>
        </w:rPr>
        <w:t>Bewley et al. 2013</w:t>
      </w:r>
      <w:commentRangeEnd w:id="4"/>
      <w:r w:rsidR="0000430E">
        <w:rPr>
          <w:rStyle w:val="Refdecomentario"/>
        </w:rPr>
        <w:commentReference w:id="4"/>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5"/>
      <w:r w:rsidRPr="00267E59">
        <w:rPr>
          <w:highlight w:val="yellow"/>
        </w:rPr>
        <w:t>Allen et al. 2000</w:t>
      </w:r>
      <w:commentRangeEnd w:id="5"/>
      <w:r w:rsidR="00412DDA" w:rsidRPr="00267E59">
        <w:rPr>
          <w:rStyle w:val="Refdecomentario"/>
          <w:highlight w:val="yellow"/>
        </w:rPr>
        <w:commentReference w:id="5"/>
      </w:r>
      <w:commentRangeStart w:id="6"/>
      <w:r w:rsidRPr="00267E59">
        <w:rPr>
          <w:highlight w:val="yellow"/>
        </w:rPr>
        <w:t>;</w:t>
      </w:r>
      <w:r w:rsidR="00A27FD6" w:rsidRPr="00267E59">
        <w:rPr>
          <w:highlight w:val="yellow"/>
        </w:rPr>
        <w:t xml:space="preserve"> </w:t>
      </w:r>
      <w:r w:rsidRPr="00267E59">
        <w:rPr>
          <w:highlight w:val="yellow"/>
        </w:rPr>
        <w:t>Bradford 2002</w:t>
      </w:r>
      <w:commentRangeEnd w:id="6"/>
      <w:r w:rsidR="00267E59" w:rsidRPr="00267E59">
        <w:rPr>
          <w:rStyle w:val="Refdecomentario"/>
          <w:highlight w:val="yellow"/>
        </w:rPr>
        <w:commentReference w:id="6"/>
      </w:r>
      <w:r w:rsidRPr="00267E59">
        <w:rPr>
          <w:highlight w:val="yellow"/>
        </w:rPr>
        <w:t xml:space="preserve">; </w:t>
      </w:r>
      <w:commentRangeStart w:id="7"/>
      <w:r w:rsidRPr="00267E59">
        <w:rPr>
          <w:highlight w:val="yellow"/>
        </w:rPr>
        <w:t>Bewley et al. 2013</w:t>
      </w:r>
      <w:commentRangeEnd w:id="7"/>
      <w:r w:rsidR="00267E59" w:rsidRPr="00267E59">
        <w:rPr>
          <w:rStyle w:val="Refdecomentario"/>
          <w:highlight w:val="yellow"/>
        </w:rPr>
        <w:commentReference w:id="7"/>
      </w:r>
      <w:r w:rsidRPr="00267E59">
        <w:rPr>
          <w:highlight w:val="yellow"/>
        </w:rPr>
        <w:t>).</w:t>
      </w:r>
      <w:r w:rsidR="00A27FD6" w:rsidRPr="00267E59">
        <w:rPr>
          <w:highlight w:val="yellow"/>
        </w:rPr>
        <w:t xml:space="preserve"> </w:t>
      </w:r>
      <w:r w:rsidR="00A27FD6" w:rsidRPr="00267E59">
        <w:rPr>
          <w:highlight w:val="yellow"/>
        </w:rPr>
        <w:t>The use of hydro</w:t>
      </w:r>
      <w:r w:rsidR="00A27FD6" w:rsidRPr="00267E59">
        <w:rPr>
          <w:highlight w:val="yellow"/>
        </w:rPr>
        <w:t xml:space="preserve"> </w:t>
      </w:r>
      <w:r w:rsidR="00A27FD6" w:rsidRPr="00267E59">
        <w:rPr>
          <w:highlight w:val="yellow"/>
        </w:rPr>
        <w:t>thermal</w:t>
      </w:r>
      <w:r w:rsidR="00A27FD6" w:rsidRPr="00267E59">
        <w:rPr>
          <w:highlight w:val="yellow"/>
        </w:rPr>
        <w:t xml:space="preserve"> </w:t>
      </w:r>
      <w:r w:rsidR="00A27FD6" w:rsidRPr="00267E59">
        <w:rPr>
          <w:highlight w:val="yellow"/>
        </w:rPr>
        <w:t>time is based on the premise that seed germination</w:t>
      </w:r>
      <w:r w:rsidR="00A27FD6" w:rsidRPr="00267E59">
        <w:rPr>
          <w:highlight w:val="yellow"/>
        </w:rPr>
        <w:t xml:space="preserve"> </w:t>
      </w:r>
      <w:r w:rsidR="00A27FD6" w:rsidRPr="00267E59">
        <w:rPr>
          <w:highlight w:val="yellow"/>
        </w:rPr>
        <w:t>rate is related to temperature (T) and water potential</w:t>
      </w:r>
      <w:r w:rsidR="00A27FD6" w:rsidRPr="00267E59">
        <w:rPr>
          <w:highlight w:val="yellow"/>
        </w:rPr>
        <w:t xml:space="preserve"> </w:t>
      </w:r>
      <w:r w:rsidR="00A27FD6" w:rsidRPr="00267E59">
        <w:rPr>
          <w:highlight w:val="yellow"/>
        </w:rPr>
        <w:t>(.) around optimum conditions that are bound by lower</w:t>
      </w:r>
      <w:r w:rsidR="00A27FD6" w:rsidRPr="00267E59">
        <w:rPr>
          <w:highlight w:val="yellow"/>
        </w:rPr>
        <w:t xml:space="preserve"> </w:t>
      </w:r>
      <w:r w:rsidR="00A27FD6" w:rsidRPr="00267E59">
        <w:rPr>
          <w:highlight w:val="yellow"/>
        </w:rPr>
        <w:t>and upper thresholds (Allen et al. 2000; Bradford 2002).</w:t>
      </w:r>
      <w:r w:rsidR="00A27FD6" w:rsidRPr="00267E59">
        <w:rPr>
          <w:highlight w:val="yellow"/>
        </w:rPr>
        <w:t xml:space="preserve"> </w:t>
      </w:r>
      <w:r w:rsidR="00A27FD6" w:rsidRPr="00267E59">
        <w:rPr>
          <w:highlight w:val="yellow"/>
        </w:rPr>
        <w:t>Therefore, total germination and germination rate will</w:t>
      </w:r>
      <w:r w:rsidR="00A27FD6" w:rsidRPr="00267E59">
        <w:rPr>
          <w:highlight w:val="yellow"/>
        </w:rPr>
        <w:t xml:space="preserve"> </w:t>
      </w:r>
      <w:r w:rsidR="00A27FD6" w:rsidRPr="00267E59">
        <w:rPr>
          <w:highlight w:val="yellow"/>
        </w:rPr>
        <w:t>occur as long as both conditions are met: 1) temperature</w:t>
      </w:r>
      <w:r w:rsidR="00A27FD6" w:rsidRPr="00267E59">
        <w:rPr>
          <w:highlight w:val="yellow"/>
        </w:rPr>
        <w:t xml:space="preserve"> </w:t>
      </w:r>
      <w:r w:rsidR="00A27FD6" w:rsidRPr="00267E59">
        <w:rPr>
          <w:highlight w:val="yellow"/>
        </w:rPr>
        <w:t>is within the thresholds and 2) water potential is above</w:t>
      </w:r>
      <w:r w:rsidR="00A27FD6" w:rsidRPr="00267E59">
        <w:rPr>
          <w:highlight w:val="yellow"/>
        </w:rPr>
        <w:t xml:space="preserve"> </w:t>
      </w:r>
      <w:r w:rsidR="00A27FD6" w:rsidRPr="00267E59">
        <w:rPr>
          <w:highlight w:val="yellow"/>
        </w:rPr>
        <w:t>the minimum. The longer the time these two conditions</w:t>
      </w:r>
      <w:r w:rsidR="00A27FD6" w:rsidRPr="00267E59">
        <w:rPr>
          <w:highlight w:val="yellow"/>
        </w:rPr>
        <w:t xml:space="preserve"> </w:t>
      </w:r>
      <w:r w:rsidR="00A27FD6" w:rsidRPr="00267E59">
        <w:rPr>
          <w:highlight w:val="yellow"/>
        </w:rPr>
        <w:t>are met (i.e., hydrothermal time accumulation), the</w:t>
      </w:r>
      <w:r w:rsidR="00A27FD6" w:rsidRPr="00267E59">
        <w:rPr>
          <w:highlight w:val="yellow"/>
        </w:rPr>
        <w:t xml:space="preserve"> </w:t>
      </w:r>
      <w:r w:rsidR="00A27FD6" w:rsidRPr="00267E59">
        <w:rPr>
          <w:highlight w:val="yellow"/>
        </w:rPr>
        <w:t>greater the germination.</w:t>
      </w:r>
    </w:p>
    <w:p w14:paraId="3C57AA6F" w14:textId="6FDCDDAE" w:rsidR="00790F2B" w:rsidRPr="002C52AC" w:rsidRDefault="00790F2B" w:rsidP="00790F2B">
      <w:pPr>
        <w:rPr>
          <w:highlight w:val="yellow"/>
        </w:rPr>
      </w:pPr>
      <w:r w:rsidRPr="002C52AC">
        <w:rPr>
          <w:highlight w:val="yellow"/>
        </w:rPr>
        <w:t>Sensitivity to drought</w:t>
      </w:r>
      <w:r w:rsidRPr="002C52AC">
        <w:rPr>
          <w:highlight w:val="yellow"/>
        </w:rPr>
        <w:t xml:space="preserve"> </w:t>
      </w:r>
      <w:r w:rsidRPr="002C52AC">
        <w:rPr>
          <w:highlight w:val="yellow"/>
        </w:rPr>
        <w:t>conditions depends on multiple factors and may be higher</w:t>
      </w:r>
      <w:r w:rsidRPr="002C52AC">
        <w:rPr>
          <w:highlight w:val="yellow"/>
        </w:rPr>
        <w:t xml:space="preserve"> </w:t>
      </w:r>
      <w:r w:rsidRPr="002C52AC">
        <w:rPr>
          <w:highlight w:val="yellow"/>
        </w:rPr>
        <w:t>during germination and establishment (</w:t>
      </w:r>
      <w:commentRangeStart w:id="8"/>
      <w:r w:rsidRPr="002C52AC">
        <w:rPr>
          <w:highlight w:val="yellow"/>
        </w:rPr>
        <w:t>Fischer &amp; Turner</w:t>
      </w:r>
      <w:r w:rsidRPr="002C52AC">
        <w:rPr>
          <w:highlight w:val="yellow"/>
        </w:rPr>
        <w:t xml:space="preserve"> </w:t>
      </w:r>
      <w:r w:rsidRPr="002C52AC">
        <w:rPr>
          <w:highlight w:val="yellow"/>
        </w:rPr>
        <w:t>1978</w:t>
      </w:r>
      <w:commentRangeEnd w:id="8"/>
      <w:r w:rsidR="005032C4" w:rsidRPr="002C52AC">
        <w:rPr>
          <w:rStyle w:val="Refdecomentario"/>
          <w:highlight w:val="yellow"/>
        </w:rPr>
        <w:commentReference w:id="8"/>
      </w:r>
      <w:r w:rsidRPr="002C52AC">
        <w:rPr>
          <w:highlight w:val="yellow"/>
        </w:rPr>
        <w:t>).</w:t>
      </w:r>
    </w:p>
    <w:p w14:paraId="610809EC" w14:textId="45D7B151" w:rsidR="007F7693" w:rsidRDefault="007F7693" w:rsidP="00E13C93">
      <w:r w:rsidRPr="002C52AC">
        <w:rPr>
          <w:highlight w:val="yellow"/>
        </w:rPr>
        <w:t>Components of the life history of plants, such as seed</w:t>
      </w:r>
      <w:r w:rsidRPr="002C52AC">
        <w:rPr>
          <w:highlight w:val="yellow"/>
        </w:rPr>
        <w:t xml:space="preserve"> </w:t>
      </w:r>
      <w:r w:rsidRPr="002C52AC">
        <w:rPr>
          <w:highlight w:val="yellow"/>
        </w:rPr>
        <w:t>size, are significantly associated with plant height, growth</w:t>
      </w:r>
      <w:r w:rsidRPr="002C52AC">
        <w:rPr>
          <w:highlight w:val="yellow"/>
        </w:rPr>
        <w:t xml:space="preserve"> </w:t>
      </w:r>
      <w:r w:rsidRPr="002C52AC">
        <w:rPr>
          <w:highlight w:val="yellow"/>
        </w:rPr>
        <w:t>form and dispersal mode, and can also influence recruitment</w:t>
      </w:r>
      <w:r w:rsidRPr="002C52AC">
        <w:rPr>
          <w:highlight w:val="yellow"/>
        </w:rPr>
        <w:t xml:space="preserve"> </w:t>
      </w:r>
      <w:r w:rsidRPr="002C52AC">
        <w:rPr>
          <w:highlight w:val="yellow"/>
        </w:rPr>
        <w:t>patterns (</w:t>
      </w:r>
      <w:commentRangeStart w:id="9"/>
      <w:r w:rsidRPr="002C52AC">
        <w:rPr>
          <w:highlight w:val="yellow"/>
        </w:rPr>
        <w:t>Leishman &amp; Westoby 1994</w:t>
      </w:r>
      <w:commentRangeEnd w:id="9"/>
      <w:r w:rsidR="00186A01" w:rsidRPr="002C52AC">
        <w:rPr>
          <w:rStyle w:val="Refdecomentario"/>
          <w:highlight w:val="yellow"/>
        </w:rPr>
        <w:commentReference w:id="9"/>
      </w:r>
      <w:r w:rsidRPr="002C52AC">
        <w:rPr>
          <w:highlight w:val="yellow"/>
        </w:rPr>
        <w:t>). Seed size has a high</w:t>
      </w:r>
      <w:r w:rsidRPr="002C52AC">
        <w:rPr>
          <w:highlight w:val="yellow"/>
        </w:rPr>
        <w:t xml:space="preserve"> </w:t>
      </w:r>
      <w:r w:rsidRPr="002C52AC">
        <w:rPr>
          <w:highlight w:val="yellow"/>
        </w:rPr>
        <w:t>impact on capacity and time of germination, establishment</w:t>
      </w:r>
      <w:r w:rsidRPr="002C52AC">
        <w:rPr>
          <w:highlight w:val="yellow"/>
        </w:rPr>
        <w:t xml:space="preserve"> </w:t>
      </w:r>
      <w:r w:rsidRPr="002C52AC">
        <w:rPr>
          <w:highlight w:val="yellow"/>
        </w:rPr>
        <w:t>and survival of seedlings during early stages of the life</w:t>
      </w:r>
      <w:r w:rsidRPr="002C52AC">
        <w:rPr>
          <w:highlight w:val="yellow"/>
        </w:rPr>
        <w:t xml:space="preserve"> </w:t>
      </w:r>
      <w:r w:rsidRPr="002C52AC">
        <w:rPr>
          <w:highlight w:val="yellow"/>
        </w:rPr>
        <w:t xml:space="preserve">cycle, when plants are more susceptible </w:t>
      </w:r>
      <w:commentRangeStart w:id="10"/>
      <w:r w:rsidRPr="002C52AC">
        <w:rPr>
          <w:highlight w:val="yellow"/>
        </w:rPr>
        <w:t>(Baskin &amp; Baskin</w:t>
      </w:r>
      <w:r w:rsidRPr="002C52AC">
        <w:rPr>
          <w:highlight w:val="yellow"/>
        </w:rPr>
        <w:t xml:space="preserve"> </w:t>
      </w:r>
      <w:r w:rsidRPr="002C52AC">
        <w:rPr>
          <w:highlight w:val="yellow"/>
        </w:rPr>
        <w:t>1998</w:t>
      </w:r>
      <w:commentRangeEnd w:id="10"/>
      <w:r w:rsidR="00186A01" w:rsidRPr="002C52AC">
        <w:rPr>
          <w:rStyle w:val="Refdecomentario"/>
          <w:highlight w:val="yellow"/>
        </w:rPr>
        <w:commentReference w:id="10"/>
      </w:r>
      <w:r w:rsidRPr="002C52AC">
        <w:rPr>
          <w:highlight w:val="yellow"/>
        </w:rPr>
        <w:t>). In general, average germination time tends to be</w:t>
      </w:r>
      <w:r w:rsidRPr="002C52AC">
        <w:rPr>
          <w:highlight w:val="yellow"/>
        </w:rPr>
        <w:t xml:space="preserve"> </w:t>
      </w:r>
      <w:r w:rsidRPr="002C52AC">
        <w:rPr>
          <w:highlight w:val="yellow"/>
        </w:rPr>
        <w:t>greater for larger-sized seeds (</w:t>
      </w:r>
      <w:commentRangeStart w:id="11"/>
      <w:r w:rsidRPr="002C52AC">
        <w:rPr>
          <w:highlight w:val="yellow"/>
        </w:rPr>
        <w:t>Norden et al. 2009</w:t>
      </w:r>
      <w:commentRangeEnd w:id="11"/>
      <w:r w:rsidR="006D78C7" w:rsidRPr="002C52AC">
        <w:rPr>
          <w:rStyle w:val="Refdecomentario"/>
          <w:highlight w:val="yellow"/>
        </w:rPr>
        <w:commentReference w:id="11"/>
      </w:r>
      <w:r w:rsidRPr="002C52AC">
        <w:rPr>
          <w:highlight w:val="yellow"/>
        </w:rPr>
        <w:t>), while</w:t>
      </w:r>
      <w:r w:rsidRPr="002C52AC">
        <w:rPr>
          <w:highlight w:val="yellow"/>
        </w:rPr>
        <w:t xml:space="preserve"> </w:t>
      </w:r>
      <w:r w:rsidRPr="002C52AC">
        <w:rPr>
          <w:highlight w:val="yellow"/>
        </w:rPr>
        <w:t>small seeds absorb water faster than large seeds because of</w:t>
      </w:r>
      <w:r w:rsidRPr="002C52AC">
        <w:rPr>
          <w:highlight w:val="yellow"/>
        </w:rPr>
        <w:t xml:space="preserve"> </w:t>
      </w:r>
      <w:r w:rsidRPr="002C52AC">
        <w:rPr>
          <w:highlight w:val="yellow"/>
        </w:rPr>
        <w:t>their larger surface-area-to-mass ratio (</w:t>
      </w:r>
      <w:commentRangeStart w:id="12"/>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2"/>
      <w:r w:rsidR="006D78C7" w:rsidRPr="002C52AC">
        <w:rPr>
          <w:rStyle w:val="Refdecomentario"/>
          <w:highlight w:val="yellow"/>
        </w:rPr>
        <w:commentReference w:id="12"/>
      </w:r>
      <w:r w:rsidRPr="002C52AC">
        <w:rPr>
          <w:highlight w:val="yellow"/>
        </w:rPr>
        <w:t>).</w:t>
      </w:r>
      <w:r w:rsidR="00E13C93" w:rsidRPr="002C52AC">
        <w:rPr>
          <w:highlight w:val="yellow"/>
        </w:rPr>
        <w:t xml:space="preserve"> </w:t>
      </w:r>
      <w:r w:rsidR="00E13C93" w:rsidRPr="002C52AC">
        <w:rPr>
          <w:highlight w:val="yellow"/>
        </w:rPr>
        <w:t xml:space="preserve">For example, </w:t>
      </w:r>
      <w:commentRangeStart w:id="13"/>
      <w:r w:rsidR="00E13C93" w:rsidRPr="002C52AC">
        <w:rPr>
          <w:highlight w:val="yellow"/>
        </w:rPr>
        <w:t>Kidson &amp; Westoby (2000</w:t>
      </w:r>
      <w:commentRangeEnd w:id="13"/>
      <w:r w:rsidR="002C52AC" w:rsidRPr="002C52AC">
        <w:rPr>
          <w:rStyle w:val="Refdecomentario"/>
          <w:highlight w:val="yellow"/>
        </w:rPr>
        <w:commentReference w:id="13"/>
      </w:r>
      <w:r w:rsidR="00E13C93" w:rsidRPr="002C52AC">
        <w:rPr>
          <w:highlight w:val="yellow"/>
        </w:rPr>
        <w:t>) argued that larger</w:t>
      </w:r>
      <w:r w:rsidR="00E13C93" w:rsidRPr="002C52AC">
        <w:rPr>
          <w:highlight w:val="yellow"/>
        </w:rPr>
        <w:t xml:space="preserve"> </w:t>
      </w:r>
      <w:r w:rsidR="00E13C93" w:rsidRPr="002C52AC">
        <w:rPr>
          <w:highlight w:val="yellow"/>
        </w:rPr>
        <w:t>seeds are able to germinate better under drought, while</w:t>
      </w:r>
      <w:r w:rsidR="00E13C93" w:rsidRPr="002C52AC">
        <w:rPr>
          <w:highlight w:val="yellow"/>
        </w:rPr>
        <w:t xml:space="preserve"> </w:t>
      </w:r>
      <w:commentRangeStart w:id="14"/>
      <w:r w:rsidR="00E13C93" w:rsidRPr="002C52AC">
        <w:rPr>
          <w:highlight w:val="yellow"/>
        </w:rPr>
        <w:t>Merino-Martín et al. (2017</w:t>
      </w:r>
      <w:commentRangeEnd w:id="14"/>
      <w:r w:rsidR="002C52AC" w:rsidRPr="002C52AC">
        <w:rPr>
          <w:rStyle w:val="Refdecomentario"/>
          <w:highlight w:val="yellow"/>
        </w:rPr>
        <w:commentReference w:id="14"/>
      </w:r>
      <w:r w:rsidR="00E13C93" w:rsidRPr="002C52AC">
        <w:rPr>
          <w:highlight w:val="yellow"/>
        </w:rPr>
        <w:t>) reported that most light seeds</w:t>
      </w:r>
      <w:r w:rsidR="00E13C93" w:rsidRPr="002C52AC">
        <w:rPr>
          <w:highlight w:val="yellow"/>
        </w:rPr>
        <w:t xml:space="preserve"> </w:t>
      </w:r>
      <w:r w:rsidR="00E13C93" w:rsidRPr="002C52AC">
        <w:rPr>
          <w:highlight w:val="yellow"/>
        </w:rPr>
        <w:t>had higher germination and emergence under dry conditions</w:t>
      </w:r>
      <w:r w:rsidR="00E13C93" w:rsidRPr="002C52AC">
        <w:rPr>
          <w:highlight w:val="yellow"/>
        </w:rPr>
        <w:t xml:space="preserve"> </w:t>
      </w:r>
      <w:r w:rsidR="00E13C93" w:rsidRPr="002C52AC">
        <w:rPr>
          <w:highlight w:val="yellow"/>
        </w:rPr>
        <w:t>than heavier seeds. The authors recognize that more studies</w:t>
      </w:r>
      <w:r w:rsidR="00E13C93" w:rsidRPr="002C52AC">
        <w:rPr>
          <w:highlight w:val="yellow"/>
        </w:rPr>
        <w:t xml:space="preserve"> </w:t>
      </w:r>
      <w:r w:rsidR="00E13C93" w:rsidRPr="002C52AC">
        <w:rPr>
          <w:highlight w:val="yellow"/>
        </w:rPr>
        <w:t>are required in order to understand whether the role of seed</w:t>
      </w:r>
      <w:r w:rsidR="00E13C93" w:rsidRPr="002C52AC">
        <w:rPr>
          <w:highlight w:val="yellow"/>
        </w:rPr>
        <w:t xml:space="preserve"> </w:t>
      </w:r>
      <w:r w:rsidR="00E13C93" w:rsidRPr="002C52AC">
        <w:rPr>
          <w:highlight w:val="yellow"/>
        </w:rPr>
        <w:t>size in germination response under drought is general or</w:t>
      </w:r>
      <w:r w:rsidR="00E13C93" w:rsidRPr="002C52AC">
        <w:rPr>
          <w:highlight w:val="yellow"/>
        </w:rPr>
        <w:t xml:space="preserve"> </w:t>
      </w:r>
      <w:r w:rsidR="00E13C93" w:rsidRPr="002C52AC">
        <w:rPr>
          <w:highlight w:val="yellow"/>
        </w:rPr>
        <w:t>species-specific</w:t>
      </w:r>
      <w:r w:rsidR="002C52AC" w:rsidRPr="002C52AC">
        <w:rPr>
          <w:highlight w:val="yellow"/>
        </w:rPr>
        <w:t xml:space="preserve"> (</w:t>
      </w:r>
      <w:proofErr w:type="spellStart"/>
      <w:r w:rsidR="002C52AC" w:rsidRPr="002C52AC">
        <w:rPr>
          <w:highlight w:val="yellow"/>
        </w:rPr>
        <w:t>Gelviz</w:t>
      </w:r>
      <w:proofErr w:type="spellEnd"/>
      <w:r w:rsidR="002C52AC" w:rsidRPr="002C52AC">
        <w:rPr>
          <w:highlight w:val="yellow"/>
        </w:rPr>
        <w:t>-Gelvez,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2018;</w:t>
      </w:r>
      <w:r w:rsidRPr="00622F0C">
        <w:rPr>
          <w:highlight w:val="yellow"/>
        </w:rPr>
        <w:t>Shimono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(e.g. </w:t>
      </w:r>
      <w:commentRangeStart w:id="15"/>
      <w:commentRangeStart w:id="16"/>
      <w:r w:rsidRPr="006A3BFE">
        <w:rPr>
          <w:highlight w:val="yellow"/>
        </w:rPr>
        <w:t>Cochrane et al., 2014</w:t>
      </w:r>
      <w:commentRangeEnd w:id="15"/>
      <w:r w:rsidR="00054E4D">
        <w:rPr>
          <w:rStyle w:val="Refdecomentario"/>
        </w:rPr>
        <w:commentReference w:id="15"/>
      </w:r>
      <w:commentRangeEnd w:id="16"/>
      <w:r w:rsidR="00982FF4">
        <w:rPr>
          <w:rStyle w:val="Refdecomentario"/>
        </w:rPr>
        <w:commentReference w:id="16"/>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7"/>
      <w:r w:rsidRPr="00B91F6A">
        <w:rPr>
          <w:highlight w:val="yellow"/>
        </w:rPr>
        <w:t>In alpine regions, much of the increased precipitation falls as snow</w:t>
      </w:r>
      <w:commentRangeEnd w:id="17"/>
      <w:r w:rsidR="00B91F6A">
        <w:rPr>
          <w:rStyle w:val="Refdecomentario"/>
        </w:rPr>
        <w:commentReference w:id="17"/>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8"/>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8"/>
      <w:r w:rsidR="001B06AC">
        <w:rPr>
          <w:rStyle w:val="Refdecomentario"/>
        </w:rPr>
        <w:commentReference w:id="18"/>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At the global scale, environments</w:t>
      </w:r>
      <w:r w:rsidRPr="00DF2D11">
        <w:rPr>
          <w:highlight w:val="yellow"/>
        </w:rPr>
        <w:t xml:space="preserve"> </w:t>
      </w:r>
      <w:r w:rsidRPr="00DF2D11">
        <w:rPr>
          <w:highlight w:val="yellow"/>
        </w:rPr>
        <w:t>with stable climate are expected to select for and be dominated</w:t>
      </w:r>
      <w:r w:rsidRPr="00DF2D11">
        <w:rPr>
          <w:highlight w:val="yellow"/>
        </w:rPr>
        <w:t xml:space="preserve"> </w:t>
      </w:r>
      <w:r w:rsidRPr="00DF2D11">
        <w:rPr>
          <w:highlight w:val="yellow"/>
        </w:rPr>
        <w:t>by taxa that produce relatively large, fast-germinating seeds,</w:t>
      </w:r>
      <w:r w:rsidRPr="00DF2D11">
        <w:rPr>
          <w:highlight w:val="yellow"/>
        </w:rPr>
        <w:t xml:space="preserve"> </w:t>
      </w:r>
      <w:r w:rsidRPr="00DF2D11">
        <w:rPr>
          <w:highlight w:val="yellow"/>
        </w:rPr>
        <w:t>while relatively small seeds should be adaptive to and predominate</w:t>
      </w:r>
      <w:r w:rsidRPr="00DF2D11">
        <w:rPr>
          <w:highlight w:val="yellow"/>
        </w:rPr>
        <w:t xml:space="preserve"> </w:t>
      </w:r>
      <w:r w:rsidRPr="00DF2D11">
        <w:rPr>
          <w:highlight w:val="yellow"/>
          <w:lang w:val="en-US"/>
        </w:rPr>
        <w:t>in seasonal habitats (</w:t>
      </w:r>
      <w:commentRangeStart w:id="19"/>
      <w:r w:rsidRPr="00DF2D11">
        <w:rPr>
          <w:highlight w:val="yellow"/>
          <w:lang w:val="en-US"/>
        </w:rPr>
        <w:t>Rubio de Casas et al., 2017</w:t>
      </w:r>
      <w:commentRangeEnd w:id="19"/>
      <w:r w:rsidR="00A3686C" w:rsidRPr="00DF2D11">
        <w:rPr>
          <w:rStyle w:val="Refdecomentario"/>
          <w:highlight w:val="yellow"/>
        </w:rPr>
        <w:commentReference w:id="19"/>
      </w:r>
      <w:r w:rsidRPr="00DF2D11">
        <w:rPr>
          <w:highlight w:val="yellow"/>
          <w:lang w:val="en-US"/>
        </w:rPr>
        <w:t xml:space="preserve">). </w:t>
      </w:r>
      <w:r w:rsidRPr="00DF2D11">
        <w:rPr>
          <w:highlight w:val="yellow"/>
        </w:rPr>
        <w:t>Species with small</w:t>
      </w:r>
      <w:r w:rsidRPr="00DF2D11">
        <w:rPr>
          <w:highlight w:val="yellow"/>
        </w:rPr>
        <w:t xml:space="preserve"> </w:t>
      </w:r>
      <w:r w:rsidRPr="00DF2D11">
        <w:rPr>
          <w:highlight w:val="yellow"/>
        </w:rPr>
        <w:t>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0"/>
      <w:r w:rsidRPr="00DF2D11">
        <w:rPr>
          <w:highlight w:val="yellow"/>
        </w:rPr>
        <w:t>Kitajima &amp;</w:t>
      </w:r>
      <w:r w:rsidR="00483B30" w:rsidRPr="00DF2D11">
        <w:rPr>
          <w:highlight w:val="yellow"/>
        </w:rPr>
        <w:t xml:space="preserve"> </w:t>
      </w:r>
      <w:r w:rsidRPr="00DF2D11">
        <w:rPr>
          <w:highlight w:val="yellow"/>
        </w:rPr>
        <w:t>Fenner, 2000</w:t>
      </w:r>
      <w:commentRangeEnd w:id="20"/>
      <w:r w:rsidR="00721DBE" w:rsidRPr="00DF2D11">
        <w:rPr>
          <w:rStyle w:val="Refdecomentario"/>
          <w:highlight w:val="yellow"/>
        </w:rPr>
        <w:commentReference w:id="20"/>
      </w:r>
      <w:r w:rsidRPr="00DF2D11">
        <w:rPr>
          <w:highlight w:val="yellow"/>
        </w:rPr>
        <w:t xml:space="preserve">; </w:t>
      </w:r>
      <w:commentRangeStart w:id="21"/>
      <w:r w:rsidRPr="00DF2D11">
        <w:rPr>
          <w:highlight w:val="yellow"/>
        </w:rPr>
        <w:t>Pake &amp; Venable, 1996</w:t>
      </w:r>
      <w:commentRangeEnd w:id="21"/>
      <w:r w:rsidR="00721DBE" w:rsidRPr="00DF2D11">
        <w:rPr>
          <w:rStyle w:val="Refdecomentario"/>
          <w:highlight w:val="yellow"/>
        </w:rPr>
        <w:commentReference w:id="21"/>
      </w:r>
      <w:r w:rsidRPr="00DF2D11">
        <w:rPr>
          <w:highlight w:val="yellow"/>
        </w:rPr>
        <w:t>).</w:t>
      </w:r>
    </w:p>
    <w:p w14:paraId="4E3CD875" w14:textId="7E4A0307" w:rsidR="001D1743" w:rsidRDefault="001D1743" w:rsidP="001D1743">
      <w:r w:rsidRPr="00DF2D11">
        <w:rPr>
          <w:highlight w:val="yellow"/>
        </w:rPr>
        <w:t>However, species</w:t>
      </w:r>
      <w:r w:rsidRPr="00DF2D11">
        <w:rPr>
          <w:highlight w:val="yellow"/>
        </w:rPr>
        <w:t xml:space="preserve"> </w:t>
      </w:r>
      <w:r w:rsidRPr="00DF2D11">
        <w:rPr>
          <w:highlight w:val="yellow"/>
        </w:rPr>
        <w:t>vary considerably in response of seed germination to drought</w:t>
      </w:r>
      <w:r w:rsidRPr="00DF2D11">
        <w:rPr>
          <w:highlight w:val="yellow"/>
        </w:rPr>
        <w:t xml:space="preserve"> </w:t>
      </w:r>
      <w:r w:rsidRPr="00DF2D11">
        <w:rPr>
          <w:highlight w:val="yellow"/>
        </w:rPr>
        <w:t xml:space="preserve">stress </w:t>
      </w:r>
      <w:commentRangeStart w:id="22"/>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2"/>
      <w:r w:rsidR="00DF2D11" w:rsidRPr="00DF2D11">
        <w:rPr>
          <w:rStyle w:val="Refdecomentario"/>
          <w:highlight w:val="yellow"/>
        </w:rPr>
        <w:commentReference w:id="22"/>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in order to provide more resources for handling drought stress during germination (</w:t>
      </w:r>
      <w:commentRangeStart w:id="23"/>
      <w:proofErr w:type="spellStart"/>
      <w:r w:rsidR="004A6829" w:rsidRPr="004A6829">
        <w:rPr>
          <w:highlight w:val="yellow"/>
        </w:rPr>
        <w:t>Wellsteins</w:t>
      </w:r>
      <w:proofErr w:type="spellEnd"/>
      <w:r w:rsidR="004A6829" w:rsidRPr="004A6829">
        <w:rPr>
          <w:highlight w:val="yellow"/>
        </w:rPr>
        <w:t xml:space="preserve"> et al., 2013</w:t>
      </w:r>
      <w:commentRangeEnd w:id="23"/>
      <w:r w:rsidR="00DC5D55">
        <w:rPr>
          <w:rStyle w:val="Refdecomentario"/>
        </w:rPr>
        <w:commentReference w:id="23"/>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4"/>
      <w:r w:rsidR="001C1DE0" w:rsidRPr="001C1DE0">
        <w:rPr>
          <w:highlight w:val="yellow"/>
        </w:rPr>
        <w:t>Vázquez-Ramírez and Venn 2021</w:t>
      </w:r>
      <w:commentRangeEnd w:id="24"/>
      <w:r w:rsidR="0066589A">
        <w:rPr>
          <w:rStyle w:val="Refdecomentario"/>
        </w:rPr>
        <w:commentReference w:id="24"/>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5"/>
      <w:r w:rsidRPr="001568DF">
        <w:rPr>
          <w:highlight w:val="yellow"/>
        </w:rPr>
        <w:t>Onipchenko</w:t>
      </w:r>
      <w:r w:rsidRPr="001568DF">
        <w:rPr>
          <w:highlight w:val="yellow"/>
        </w:rPr>
        <w:cr/>
        <w:t>2004</w:t>
      </w:r>
      <w:commentRangeEnd w:id="25"/>
      <w:r>
        <w:rPr>
          <w:rStyle w:val="Refdecomentario"/>
        </w:rPr>
        <w:commentReference w:id="25"/>
      </w:r>
      <w:r w:rsidRPr="001568DF">
        <w:rPr>
          <w:highlight w:val="yellow"/>
        </w:rPr>
        <w:t>).</w:t>
      </w:r>
    </w:p>
    <w:p w14:paraId="6FB42840" w14:textId="2E3944A2" w:rsidR="00CE226D" w:rsidRDefault="00CE226D" w:rsidP="0066698D">
      <w:r w:rsidRPr="008D271F">
        <w:rPr>
          <w:highlight w:val="yellow"/>
        </w:rPr>
        <w:t xml:space="preserve">Low </w:t>
      </w:r>
      <w:r w:rsidR="003A738A" w:rsidRPr="008D271F">
        <w:rPr>
          <w:highlight w:val="yellow"/>
        </w:rPr>
        <w:t xml:space="preserve">and spread out </w:t>
      </w:r>
      <w:r w:rsidR="00DA159B" w:rsidRPr="008D271F">
        <w:rPr>
          <w:highlight w:val="yellow"/>
        </w:rPr>
        <w:t>germination</w:t>
      </w:r>
      <w:r w:rsidR="003A738A" w:rsidRPr="008D271F">
        <w:rPr>
          <w:highlight w:val="yellow"/>
        </w:rPr>
        <w:t xml:space="preserve"> (Gya2023)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6"/>
      <w:r w:rsidR="00323B58" w:rsidRPr="008D271F">
        <w:rPr>
          <w:highlight w:val="yellow"/>
        </w:rPr>
        <w:t>Evans and Dennehy, 2005</w:t>
      </w:r>
      <w:commentRangeEnd w:id="26"/>
      <w:r w:rsidR="00E21272">
        <w:rPr>
          <w:rStyle w:val="Refdecomentario"/>
        </w:rPr>
        <w:commentReference w:id="26"/>
      </w:r>
      <w:r w:rsidR="00DA159B" w:rsidRPr="008D271F">
        <w:rPr>
          <w:highlight w:val="yellow"/>
        </w:rPr>
        <w:t xml:space="preserve">, </w:t>
      </w:r>
      <w:commentRangeStart w:id="27"/>
      <w:proofErr w:type="spellStart"/>
      <w:r w:rsidR="00DA159B" w:rsidRPr="008D271F">
        <w:rPr>
          <w:highlight w:val="yellow"/>
        </w:rPr>
        <w:t>Lampei</w:t>
      </w:r>
      <w:proofErr w:type="spellEnd"/>
      <w:r w:rsidR="00DA159B" w:rsidRPr="008D271F">
        <w:rPr>
          <w:highlight w:val="yellow"/>
        </w:rPr>
        <w:t xml:space="preserve"> et al 2017</w:t>
      </w:r>
      <w:commentRangeEnd w:id="27"/>
      <w:r w:rsidR="00D90541">
        <w:rPr>
          <w:rStyle w:val="Refdecomentario"/>
        </w:rPr>
        <w:commentReference w:id="27"/>
      </w:r>
      <w:r w:rsidR="00DA159B" w:rsidRPr="008D271F">
        <w:rPr>
          <w:highlight w:val="yellow"/>
        </w:rPr>
        <w:t>).</w:t>
      </w:r>
      <w:r w:rsidR="00DA159B">
        <w:t xml:space="preserve"> </w:t>
      </w:r>
    </w:p>
    <w:p w14:paraId="2FA8DEDF" w14:textId="3E4290EC" w:rsidR="00903433" w:rsidRPr="00294834" w:rsidRDefault="00A57C36" w:rsidP="00903433">
      <w:pPr>
        <w:autoSpaceDE w:val="0"/>
        <w:autoSpaceDN w:val="0"/>
        <w:adjustRightInd w:val="0"/>
        <w:spacing w:after="0" w:line="240" w:lineRule="auto"/>
        <w:rPr>
          <w:highlight w:val="yellow"/>
        </w:rPr>
      </w:pPr>
      <w:r w:rsidRPr="00294834">
        <w:rPr>
          <w:highlight w:val="yellow"/>
        </w:rPr>
        <w:t>Drought</w:t>
      </w:r>
      <w:r w:rsidRPr="00294834">
        <w:rPr>
          <w:highlight w:val="yellow"/>
        </w:rPr>
        <w:t xml:space="preserve"> </w:t>
      </w:r>
      <w:r w:rsidRPr="00294834">
        <w:rPr>
          <w:highlight w:val="yellow"/>
        </w:rPr>
        <w:t xml:space="preserve">events can vary in duration, magnitude, and severity </w:t>
      </w:r>
      <w:commentRangeStart w:id="28"/>
      <w:r w:rsidRPr="00294834">
        <w:rPr>
          <w:highlight w:val="yellow"/>
        </w:rPr>
        <w:t>[19]</w:t>
      </w:r>
      <w:commentRangeEnd w:id="28"/>
      <w:r w:rsidR="00FC5BEC" w:rsidRPr="00294834">
        <w:rPr>
          <w:highlight w:val="yellow"/>
        </w:rPr>
        <w:commentReference w:id="28"/>
      </w:r>
      <w:r w:rsidR="009A65AA" w:rsidRPr="00294834">
        <w:rPr>
          <w:highlight w:val="yellow"/>
        </w:rPr>
        <w:t xml:space="preserve">. </w:t>
      </w:r>
      <w:r w:rsidR="00FC5BEC" w:rsidRPr="00294834">
        <w:rPr>
          <w:highlight w:val="yellow"/>
        </w:rPr>
        <w:t>I</w:t>
      </w:r>
      <w:r w:rsidR="009A65AA" w:rsidRPr="00294834">
        <w:rPr>
          <w:highlight w:val="yellow"/>
        </w:rPr>
        <w:t>t is important to explore the stage specific drought adaptations of</w:t>
      </w:r>
      <w:r w:rsidR="009A65AA" w:rsidRPr="00294834">
        <w:rPr>
          <w:highlight w:val="yellow"/>
        </w:rPr>
        <w:t xml:space="preserve"> </w:t>
      </w:r>
      <w:r w:rsidR="009A65AA" w:rsidRPr="00294834">
        <w:rPr>
          <w:highlight w:val="yellow"/>
        </w:rPr>
        <w:t>important plant species. In particular, variation in seed germination and dormancy in</w:t>
      </w:r>
      <w:r w:rsidR="009A65AA" w:rsidRPr="00294834">
        <w:rPr>
          <w:highlight w:val="yellow"/>
        </w:rPr>
        <w:t xml:space="preserve"> </w:t>
      </w:r>
      <w:r w:rsidR="009A65AA" w:rsidRPr="00294834">
        <w:rPr>
          <w:highlight w:val="yellow"/>
        </w:rPr>
        <w:t>response to water deficit requires scrutiny.</w:t>
      </w:r>
      <w:r w:rsidR="009A65AA" w:rsidRPr="00294834">
        <w:rPr>
          <w:highlight w:val="yellow"/>
        </w:rPr>
        <w:t xml:space="preserve"> (Bernau 2020)</w:t>
      </w:r>
      <w:r w:rsidR="00903433" w:rsidRPr="00294834">
        <w:rPr>
          <w:highlight w:val="yellow"/>
        </w:rPr>
        <w:t xml:space="preserve">. </w:t>
      </w:r>
      <w:r w:rsidR="00903433" w:rsidRPr="00294834">
        <w:rPr>
          <w:highlight w:val="yellow"/>
        </w:rPr>
        <w:t>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29"/>
      <w:r w:rsidRPr="00294834">
        <w:rPr>
          <w:highlight w:val="yellow"/>
        </w:rPr>
        <w:t xml:space="preserve">[23]. </w:t>
      </w:r>
      <w:commentRangeEnd w:id="29"/>
      <w:r w:rsidR="007E7249" w:rsidRPr="00294834">
        <w:rPr>
          <w:highlight w:val="yellow"/>
        </w:rPr>
        <w:commentReference w:id="29"/>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an un-germinated state during dry periods can allow them to escape dehydration, although</w:t>
      </w:r>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0"/>
      <w:r w:rsidRPr="00294834">
        <w:rPr>
          <w:highlight w:val="yellow"/>
        </w:rPr>
        <w:t>24</w:t>
      </w:r>
      <w:commentRangeEnd w:id="30"/>
      <w:r w:rsidR="007E7249" w:rsidRPr="00294834">
        <w:rPr>
          <w:highlight w:val="yellow"/>
        </w:rPr>
        <w:commentReference w:id="30"/>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A common methodology</w:t>
      </w:r>
      <w:r w:rsidRPr="00267E59">
        <w:rPr>
          <w:highlight w:val="yellow"/>
        </w:rPr>
        <w:t xml:space="preserve"> </w:t>
      </w:r>
      <w:r w:rsidRPr="00267E59">
        <w:rPr>
          <w:highlight w:val="yellow"/>
        </w:rPr>
        <w:t>in most studies using hydrothermal time is the use of</w:t>
      </w:r>
      <w:r w:rsidRPr="00267E59">
        <w:rPr>
          <w:highlight w:val="yellow"/>
        </w:rPr>
        <w:t xml:space="preserve"> </w:t>
      </w:r>
      <w:r w:rsidRPr="00267E59">
        <w:rPr>
          <w:highlight w:val="yellow"/>
        </w:rPr>
        <w:t>polyethylene glycol (PEG) to generate different water</w:t>
      </w:r>
      <w:r w:rsidRPr="00267E59">
        <w:rPr>
          <w:highlight w:val="yellow"/>
        </w:rPr>
        <w:t xml:space="preserve"> </w:t>
      </w:r>
      <w:r w:rsidRPr="00267E59">
        <w:rPr>
          <w:highlight w:val="yellow"/>
        </w:rPr>
        <w:t>potentials as described by Michel (1983). PEG solutions</w:t>
      </w:r>
      <w:r w:rsidRPr="00267E59">
        <w:rPr>
          <w:highlight w:val="yellow"/>
        </w:rPr>
        <w:t xml:space="preserve"> </w:t>
      </w:r>
      <w:r w:rsidRPr="00267E59">
        <w:rPr>
          <w:highlight w:val="yellow"/>
        </w:rPr>
        <w:lastRenderedPageBreak/>
        <w:t>have the advantages of maintaining relatively steady</w:t>
      </w:r>
      <w:r w:rsidRPr="00267E59">
        <w:rPr>
          <w:highlight w:val="yellow"/>
        </w:rPr>
        <w:t xml:space="preserve"> </w:t>
      </w:r>
      <w:r w:rsidRPr="00267E59">
        <w:rPr>
          <w:highlight w:val="yellow"/>
        </w:rPr>
        <w:t>osmotic potentials equivalent to the desired water potentials</w:t>
      </w:r>
      <w:r w:rsidRPr="00267E59">
        <w:rPr>
          <w:highlight w:val="yellow"/>
        </w:rPr>
        <w:t xml:space="preserve"> </w:t>
      </w:r>
      <w:r w:rsidRPr="00267E59">
        <w:rPr>
          <w:highlight w:val="yellow"/>
        </w:rPr>
        <w:t>as well as the simplicity with which a wide range</w:t>
      </w:r>
      <w:r w:rsidRPr="00267E59">
        <w:rPr>
          <w:highlight w:val="yellow"/>
        </w:rPr>
        <w:t xml:space="preserve"> </w:t>
      </w:r>
      <w:r w:rsidRPr="00267E59">
        <w:rPr>
          <w:highlight w:val="yellow"/>
        </w:rPr>
        <w:t>of water potentials can be generated to determine germination</w:t>
      </w:r>
      <w:r w:rsidRPr="00267E59">
        <w:rPr>
          <w:highlight w:val="yellow"/>
        </w:rPr>
        <w:t xml:space="preserve"> </w:t>
      </w:r>
      <w:r w:rsidRPr="00267E59">
        <w:rPr>
          <w:highlight w:val="yellow"/>
        </w:rPr>
        <w:t>thresholds (Bewley et al. 2013).</w:t>
      </w:r>
    </w:p>
    <w:p w14:paraId="2F7D853F" w14:textId="77777777" w:rsidR="00411B5D" w:rsidRDefault="00411B5D" w:rsidP="008F1CC6">
      <w:pPr>
        <w:autoSpaceDE w:val="0"/>
        <w:autoSpaceDN w:val="0"/>
        <w:adjustRightInd w:val="0"/>
        <w:spacing w:after="0" w:line="240" w:lineRule="auto"/>
      </w:pPr>
    </w:p>
    <w:p w14:paraId="6E243943" w14:textId="77777777" w:rsidR="00094E89" w:rsidRPr="00191A40" w:rsidRDefault="00411B5D" w:rsidP="00094E89">
      <w:pPr>
        <w:autoSpaceDE w:val="0"/>
        <w:autoSpaceDN w:val="0"/>
        <w:adjustRightInd w:val="0"/>
        <w:spacing w:after="0" w:line="240" w:lineRule="auto"/>
        <w:rPr>
          <w:highlight w:val="yellow"/>
        </w:rPr>
      </w:pPr>
      <w:r w:rsidRPr="00191A40">
        <w:rPr>
          <w:highlight w:val="yellow"/>
        </w:rPr>
        <w:t>R</w:t>
      </w:r>
      <w:r w:rsidRPr="00191A40">
        <w:rPr>
          <w:highlight w:val="yellow"/>
        </w:rPr>
        <w:t>equirements determined with PEG solutions might not</w:t>
      </w:r>
      <w:r w:rsidRPr="00191A40">
        <w:rPr>
          <w:highlight w:val="yellow"/>
        </w:rPr>
        <w:t xml:space="preserve"> </w:t>
      </w:r>
      <w:r w:rsidRPr="00191A40">
        <w:rPr>
          <w:highlight w:val="yellow"/>
        </w:rPr>
        <w:t>be appropriate to describe field seed germination</w:t>
      </w:r>
      <w:r w:rsidRPr="00191A40">
        <w:rPr>
          <w:highlight w:val="yellow"/>
        </w:rPr>
        <w:t xml:space="preserve"> (Camacho 2021)</w:t>
      </w:r>
      <w:r w:rsidRPr="00191A40">
        <w:rPr>
          <w:highlight w:val="yellow"/>
        </w:rPr>
        <w:t>, so</w:t>
      </w:r>
      <w:r w:rsidRPr="00191A40">
        <w:rPr>
          <w:highlight w:val="yellow"/>
        </w:rPr>
        <w:t xml:space="preserve"> </w:t>
      </w:r>
      <w:r w:rsidRPr="00191A40">
        <w:rPr>
          <w:highlight w:val="yellow"/>
        </w:rPr>
        <w:t>direct soil water potential measurements might be needed</w:t>
      </w:r>
      <w:r w:rsidRPr="00191A40">
        <w:rPr>
          <w:highlight w:val="yellow"/>
        </w:rPr>
        <w:t xml:space="preserve"> </w:t>
      </w:r>
      <w:r w:rsidRPr="00191A40">
        <w:rPr>
          <w:highlight w:val="yellow"/>
        </w:rPr>
        <w:t>(</w:t>
      </w:r>
      <w:commentRangeStart w:id="31"/>
      <w:r w:rsidRPr="00191A40">
        <w:rPr>
          <w:highlight w:val="yellow"/>
        </w:rPr>
        <w:t>Bullied et al. 2012</w:t>
      </w:r>
      <w:commentRangeEnd w:id="31"/>
      <w:r w:rsidR="00476EF1" w:rsidRPr="00191A40">
        <w:rPr>
          <w:rStyle w:val="Refdecomentario"/>
          <w:highlight w:val="yellow"/>
        </w:rPr>
        <w:commentReference w:id="31"/>
      </w:r>
      <w:r w:rsidRPr="00191A40">
        <w:rPr>
          <w:highlight w:val="yellow"/>
        </w:rPr>
        <w:t>).</w:t>
      </w:r>
      <w:r w:rsidR="00ED355B" w:rsidRPr="00191A40">
        <w:rPr>
          <w:highlight w:val="yellow"/>
        </w:rPr>
        <w:t xml:space="preserve"> S</w:t>
      </w:r>
      <w:r w:rsidR="00ED355B" w:rsidRPr="00191A40">
        <w:rPr>
          <w:highlight w:val="yellow"/>
        </w:rPr>
        <w:t>oil textural properties could influence</w:t>
      </w:r>
      <w:r w:rsidR="00ED355B" w:rsidRPr="00191A40">
        <w:rPr>
          <w:highlight w:val="yellow"/>
        </w:rPr>
        <w:t xml:space="preserve"> </w:t>
      </w:r>
      <w:r w:rsidR="00ED355B" w:rsidRPr="00191A40">
        <w:rPr>
          <w:highlight w:val="yellow"/>
        </w:rPr>
        <w:t>the response of the seed to water potential, and this</w:t>
      </w:r>
      <w:r w:rsidR="00ED355B" w:rsidRPr="00191A40">
        <w:rPr>
          <w:highlight w:val="yellow"/>
        </w:rPr>
        <w:t xml:space="preserve"> </w:t>
      </w:r>
      <w:r w:rsidR="00ED355B" w:rsidRPr="00191A40">
        <w:rPr>
          <w:highlight w:val="yellow"/>
        </w:rPr>
        <w:t>could result in different germination behaviours</w:t>
      </w:r>
      <w:r w:rsidR="00ED355B" w:rsidRPr="00191A40">
        <w:rPr>
          <w:highlight w:val="yellow"/>
        </w:rPr>
        <w:t xml:space="preserve"> (</w:t>
      </w:r>
      <w:r w:rsidR="00B50B41" w:rsidRPr="00191A40">
        <w:rPr>
          <w:highlight w:val="yellow"/>
        </w:rPr>
        <w:t>Camacho 2021)</w:t>
      </w:r>
      <w:r w:rsidR="00ED355B" w:rsidRPr="00191A40">
        <w:rPr>
          <w:highlight w:val="yellow"/>
        </w:rPr>
        <w:t>.</w:t>
      </w:r>
      <w:r w:rsidR="00887968" w:rsidRPr="00191A40">
        <w:rPr>
          <w:highlight w:val="yellow"/>
        </w:rPr>
        <w:t xml:space="preserve"> </w:t>
      </w:r>
      <w:r w:rsidR="00887968" w:rsidRPr="00191A40">
        <w:rPr>
          <w:highlight w:val="yellow"/>
        </w:rPr>
        <w:t>Comparing osmotic and matrix potentials</w:t>
      </w:r>
      <w:r w:rsidR="00887968" w:rsidRPr="00191A40">
        <w:rPr>
          <w:highlight w:val="yellow"/>
        </w:rPr>
        <w:t xml:space="preserve"> </w:t>
      </w:r>
      <w:r w:rsidR="00887968" w:rsidRPr="00191A40">
        <w:rPr>
          <w:highlight w:val="yellow"/>
        </w:rPr>
        <w:t>using PEG solutions as well as soil matrices with</w:t>
      </w:r>
      <w:r w:rsidR="00887968" w:rsidRPr="00191A40">
        <w:rPr>
          <w:highlight w:val="yellow"/>
        </w:rPr>
        <w:t xml:space="preserve"> </w:t>
      </w:r>
      <w:r w:rsidR="00887968" w:rsidRPr="00191A40">
        <w:rPr>
          <w:highlight w:val="yellow"/>
        </w:rPr>
        <w:t>different soil particle sizes</w:t>
      </w:r>
      <w:commentRangeStart w:id="32"/>
      <w:r w:rsidR="00887968" w:rsidRPr="00191A40">
        <w:rPr>
          <w:highlight w:val="yellow"/>
        </w:rPr>
        <w:t>, Hadas (1977</w:t>
      </w:r>
      <w:commentRangeEnd w:id="32"/>
      <w:r w:rsidR="00476EF1" w:rsidRPr="00191A40">
        <w:rPr>
          <w:rStyle w:val="Refdecomentario"/>
          <w:highlight w:val="yellow"/>
        </w:rPr>
        <w:commentReference w:id="32"/>
      </w:r>
      <w:r w:rsidR="00887968" w:rsidRPr="00191A40">
        <w:rPr>
          <w:highlight w:val="yellow"/>
        </w:rPr>
        <w:t>) determined</w:t>
      </w:r>
      <w:r w:rsidR="00887968" w:rsidRPr="00191A40">
        <w:rPr>
          <w:highlight w:val="yellow"/>
        </w:rPr>
        <w:t xml:space="preserve"> </w:t>
      </w:r>
      <w:r w:rsidR="00887968" w:rsidRPr="00191A40">
        <w:rPr>
          <w:highlight w:val="yellow"/>
        </w:rPr>
        <w:t>that water potential is important for seed germination</w:t>
      </w:r>
      <w:r w:rsidR="00887968" w:rsidRPr="00191A40">
        <w:rPr>
          <w:highlight w:val="yellow"/>
        </w:rPr>
        <w:t xml:space="preserve"> </w:t>
      </w:r>
      <w:r w:rsidR="00887968" w:rsidRPr="00191A40">
        <w:rPr>
          <w:highlight w:val="yellow"/>
        </w:rPr>
        <w:t>as long as soil moisture content is not limiting, but as</w:t>
      </w:r>
      <w:r w:rsidR="00887968" w:rsidRPr="00191A40">
        <w:rPr>
          <w:highlight w:val="yellow"/>
        </w:rPr>
        <w:t xml:space="preserve"> </w:t>
      </w:r>
      <w:r w:rsidR="00887968" w:rsidRPr="00191A40">
        <w:rPr>
          <w:highlight w:val="yellow"/>
        </w:rPr>
        <w:t>soon as water content or water diffusivity decrease, soil</w:t>
      </w:r>
      <w:r w:rsidR="00887968" w:rsidRPr="00191A40">
        <w:rPr>
          <w:highlight w:val="yellow"/>
        </w:rPr>
        <w:t xml:space="preserve"> </w:t>
      </w:r>
      <w:r w:rsidR="00887968" w:rsidRPr="00191A40">
        <w:rPr>
          <w:highlight w:val="yellow"/>
        </w:rPr>
        <w:t>physical properties influencing water supply to the seed</w:t>
      </w:r>
      <w:r w:rsidR="00887968" w:rsidRPr="00191A40">
        <w:rPr>
          <w:highlight w:val="yellow"/>
        </w:rPr>
        <w:t xml:space="preserve"> </w:t>
      </w:r>
      <w:r w:rsidR="00887968" w:rsidRPr="00191A40">
        <w:rPr>
          <w:highlight w:val="yellow"/>
        </w:rPr>
        <w:t>will play a more important role</w:t>
      </w:r>
      <w:r w:rsidR="00887968" w:rsidRPr="00191A40">
        <w:rPr>
          <w:highlight w:val="yellow"/>
        </w:rPr>
        <w:t>.</w:t>
      </w:r>
      <w:r w:rsidR="00CA5225" w:rsidRPr="00191A40">
        <w:rPr>
          <w:highlight w:val="yellow"/>
        </w:rPr>
        <w:t xml:space="preserve"> </w:t>
      </w:r>
      <w:r w:rsidR="00CA5225" w:rsidRPr="00191A40">
        <w:rPr>
          <w:highlight w:val="yellow"/>
        </w:rPr>
        <w:t>The use of PEG solutions is a practical way to determine</w:t>
      </w:r>
      <w:r w:rsidR="00CA5225" w:rsidRPr="00191A40">
        <w:rPr>
          <w:highlight w:val="yellow"/>
        </w:rPr>
        <w:t xml:space="preserve"> </w:t>
      </w:r>
      <w:r w:rsidR="00CA5225" w:rsidRPr="00191A40">
        <w:rPr>
          <w:highlight w:val="yellow"/>
        </w:rPr>
        <w:t>relative differences in water use between species, genotypes,</w:t>
      </w:r>
      <w:r w:rsidR="00CA5225" w:rsidRPr="00191A40">
        <w:rPr>
          <w:highlight w:val="yellow"/>
        </w:rPr>
        <w:t xml:space="preserve"> </w:t>
      </w:r>
      <w:r w:rsidR="00CA5225" w:rsidRPr="00191A40">
        <w:rPr>
          <w:highlight w:val="yellow"/>
        </w:rPr>
        <w:t>or seed lots, but it is not an adequate system to</w:t>
      </w:r>
      <w:r w:rsidR="00CA5225" w:rsidRPr="00191A40">
        <w:rPr>
          <w:highlight w:val="yellow"/>
        </w:rPr>
        <w:t xml:space="preserve"> </w:t>
      </w:r>
      <w:r w:rsidR="00CA5225" w:rsidRPr="00191A40">
        <w:rPr>
          <w:highlight w:val="yellow"/>
        </w:rPr>
        <w:t>determine accurate germination responses to water</w:t>
      </w:r>
      <w:r w:rsidR="00CA5225" w:rsidRPr="00191A40">
        <w:rPr>
          <w:highlight w:val="yellow"/>
        </w:rPr>
        <w:t xml:space="preserve"> </w:t>
      </w:r>
      <w:r w:rsidR="00CA5225" w:rsidRPr="00191A40">
        <w:rPr>
          <w:highlight w:val="yellow"/>
        </w:rPr>
        <w:t>availability, which seems to be the aim of many studies.</w:t>
      </w:r>
      <w:r w:rsidR="00094E89" w:rsidRPr="00191A40">
        <w:rPr>
          <w:highlight w:val="yellow"/>
        </w:rPr>
        <w:t xml:space="preserve"> </w:t>
      </w:r>
      <w:r w:rsidR="00094E89" w:rsidRPr="00191A40">
        <w:rPr>
          <w:highlight w:val="yellow"/>
        </w:rPr>
        <w:t>potential for multiple species as a function of soil physical</w:t>
      </w:r>
      <w:r w:rsidR="00094E89" w:rsidRPr="00191A40">
        <w:rPr>
          <w:highlight w:val="yellow"/>
        </w:rPr>
        <w:t xml:space="preserve"> </w:t>
      </w:r>
      <w:r w:rsidR="00094E89" w:rsidRPr="00191A40">
        <w:rPr>
          <w:highlight w:val="yellow"/>
        </w:rPr>
        <w:t>properties</w:t>
      </w:r>
    </w:p>
    <w:p w14:paraId="04CAA842" w14:textId="28EE868E"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w:t>
      </w:r>
      <w:r w:rsidRPr="00191A40">
        <w:rPr>
          <w:highlight w:val="yellow"/>
        </w:rPr>
        <w:t xml:space="preserve"> </w:t>
      </w:r>
      <w:r w:rsidRPr="00191A40">
        <w:rPr>
          <w:highlight w:val="yellow"/>
        </w:rPr>
        <w:t>the present study, represent a useful parameter to be</w:t>
      </w:r>
      <w:r w:rsidRPr="00191A40">
        <w:rPr>
          <w:highlight w:val="yellow"/>
        </w:rPr>
        <w:t xml:space="preserve"> </w:t>
      </w:r>
      <w:r w:rsidRPr="00191A40">
        <w:rPr>
          <w:highlight w:val="yellow"/>
        </w:rPr>
        <w:t>included in seed germination and seedling emergence</w:t>
      </w:r>
      <w:r w:rsidRPr="00191A40">
        <w:rPr>
          <w:highlight w:val="yellow"/>
        </w:rPr>
        <w:t xml:space="preserve"> </w:t>
      </w:r>
      <w:r w:rsidRPr="00191A40">
        <w:rPr>
          <w:highlight w:val="yellow"/>
        </w:rPr>
        <w:t>studies, because it provides a clear limit to germination</w:t>
      </w:r>
      <w:r w:rsidR="00476EF1" w:rsidRPr="00191A40">
        <w:rPr>
          <w:highlight w:val="yellow"/>
        </w:rPr>
        <w:t xml:space="preserve"> (Camacho 2021</w:t>
      </w:r>
      <w:r w:rsidR="00191A40" w:rsidRPr="00191A40">
        <w:rPr>
          <w:highlight w:val="yellow"/>
        </w:rPr>
        <w:t>).</w:t>
      </w:r>
    </w:p>
    <w:p w14:paraId="3D80C78F" w14:textId="3847CBF2" w:rsidR="001A43E9" w:rsidRPr="001A43E9"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lang w:val="es-ES"/>
        </w:rPr>
      </w:pPr>
      <w:bookmarkStart w:id="33" w:name="Conclusions"/>
      <w:bookmarkStart w:id="34" w:name="_bookmark0"/>
      <w:bookmarkEnd w:id="33"/>
      <w:bookmarkEnd w:id="34"/>
      <w:r w:rsidRPr="001A43E9">
        <w:rPr>
          <w:rFonts w:ascii="Times New Roman" w:hAnsi="Times New Roman" w:cs="Times New Roman"/>
          <w:noProof/>
          <w:kern w:val="0"/>
          <w:sz w:val="20"/>
          <w:szCs w:val="20"/>
          <w:lang w:val="es-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roofErr w:type="spellStart"/>
      <w:r w:rsidR="00D4790F">
        <w:rPr>
          <w:rFonts w:ascii="Times New Roman" w:hAnsi="Times New Roman" w:cs="Times New Roman"/>
          <w:kern w:val="0"/>
          <w:sz w:val="20"/>
          <w:szCs w:val="20"/>
          <w:lang w:val="es-ES"/>
        </w:rPr>
        <w:t>Fig</w:t>
      </w:r>
      <w:proofErr w:type="spellEnd"/>
      <w:r w:rsidR="00D4790F">
        <w:rPr>
          <w:rFonts w:ascii="Times New Roman" w:hAnsi="Times New Roman" w:cs="Times New Roman"/>
          <w:kern w:val="0"/>
          <w:sz w:val="20"/>
          <w:szCs w:val="20"/>
          <w:lang w:val="es-ES"/>
        </w:rPr>
        <w:t xml:space="preserve"> 6 </w:t>
      </w:r>
      <w:proofErr w:type="spellStart"/>
      <w:r w:rsidR="00D4790F">
        <w:rPr>
          <w:rFonts w:ascii="Times New Roman" w:hAnsi="Times New Roman" w:cs="Times New Roman"/>
          <w:kern w:val="0"/>
          <w:sz w:val="20"/>
          <w:szCs w:val="20"/>
          <w:lang w:val="es-ES"/>
        </w:rPr>
        <w:t>from</w:t>
      </w:r>
      <w:proofErr w:type="spellEnd"/>
      <w:r w:rsidR="00D4790F">
        <w:rPr>
          <w:rFonts w:ascii="Times New Roman" w:hAnsi="Times New Roman" w:cs="Times New Roman"/>
          <w:kern w:val="0"/>
          <w:sz w:val="20"/>
          <w:szCs w:val="20"/>
          <w:lang w:val="es-ES"/>
        </w:rPr>
        <w:t xml:space="preserve">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Default="000811EF" w:rsidP="0069060F">
      <w:r>
        <w:lastRenderedPageBreak/>
        <w:t>Intraspecific germination variability to water stress</w:t>
      </w:r>
    </w:p>
    <w:p w14:paraId="47838872" w14:textId="034311D2" w:rsidR="00B17693" w:rsidRDefault="00B17693" w:rsidP="00B17693">
      <w:r w:rsidRPr="00B94696">
        <w:rPr>
          <w:highlight w:val="yellow"/>
        </w:rPr>
        <w:t>Variation in seed germination of a species under different environmental</w:t>
      </w:r>
      <w:r w:rsidRPr="00B94696">
        <w:rPr>
          <w:highlight w:val="yellow"/>
        </w:rPr>
        <w:t xml:space="preserve"> </w:t>
      </w:r>
      <w:r w:rsidRPr="00B94696">
        <w:rPr>
          <w:highlight w:val="yellow"/>
        </w:rPr>
        <w:t>conditions can increase long-term reproduction of plant</w:t>
      </w:r>
      <w:r w:rsidRPr="00B94696">
        <w:rPr>
          <w:highlight w:val="yellow"/>
        </w:rPr>
        <w:t xml:space="preserve"> </w:t>
      </w:r>
      <w:r w:rsidRPr="00B94696">
        <w:rPr>
          <w:highlight w:val="yellow"/>
        </w:rPr>
        <w:t>populations by temporally spreading risk and thus maximizing their</w:t>
      </w:r>
      <w:r w:rsidRPr="00B94696">
        <w:rPr>
          <w:highlight w:val="yellow"/>
        </w:rPr>
        <w:t xml:space="preserve"> </w:t>
      </w:r>
      <w:r w:rsidRPr="00B94696">
        <w:rPr>
          <w:highlight w:val="yellow"/>
        </w:rPr>
        <w:t xml:space="preserve">fitness </w:t>
      </w:r>
      <w:commentRangeStart w:id="35"/>
      <w:r w:rsidRPr="00B94696">
        <w:rPr>
          <w:highlight w:val="yellow"/>
        </w:rPr>
        <w:t>(Philippi &amp; Seger, 1989</w:t>
      </w:r>
      <w:commentRangeEnd w:id="35"/>
      <w:r w:rsidR="00B94696" w:rsidRPr="00B94696">
        <w:rPr>
          <w:rStyle w:val="Refdecomentario"/>
          <w:highlight w:val="yellow"/>
        </w:rPr>
        <w:commentReference w:id="35"/>
      </w:r>
      <w:r w:rsidRPr="00B94696">
        <w:rPr>
          <w:highlight w:val="yellow"/>
        </w:rPr>
        <w:t xml:space="preserve">; </w:t>
      </w:r>
      <w:commentRangeStart w:id="36"/>
      <w:r w:rsidRPr="00B94696">
        <w:rPr>
          <w:highlight w:val="yellow"/>
        </w:rPr>
        <w:t>Simons, 2011</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Venable, 2007</w:t>
      </w:r>
      <w:commentRangeEnd w:id="37"/>
      <w:r w:rsidR="00B94696" w:rsidRPr="00B94696">
        <w:rPr>
          <w:rStyle w:val="Refdecomentario"/>
          <w:highlight w:val="yellow"/>
        </w:rPr>
        <w:commentReference w:id="37"/>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23C34A6D" w:rsidR="00B17693" w:rsidRDefault="001F2FAE" w:rsidP="004D33FB">
      <w:pPr>
        <w:rPr>
          <w:rFonts w:ascii="Lato-Regular" w:hAnsi="Lato-Regular" w:cs="Lato-Regular"/>
          <w:color w:val="000000"/>
          <w:kern w:val="0"/>
          <w:sz w:val="16"/>
          <w:szCs w:val="16"/>
          <w:highlight w:val="yellow"/>
          <w:lang w:val="en-US"/>
        </w:rPr>
      </w:pPr>
      <w:commentRangeStart w:id="38"/>
      <w:r w:rsidRPr="004D33FB">
        <w:rPr>
          <w:highlight w:val="yellow"/>
        </w:rPr>
        <w:t>Populations within species may vary in their germination responses</w:t>
      </w:r>
      <w:r w:rsidR="004D33FB" w:rsidRPr="004D33FB">
        <w:rPr>
          <w:highlight w:val="yellow"/>
        </w:rPr>
        <w:t xml:space="preserve"> </w:t>
      </w:r>
      <w:r w:rsidRPr="004D33FB">
        <w:rPr>
          <w:highlight w:val="yellow"/>
        </w:rPr>
        <w:t>along environmental variables as a consequence of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w:t>
      </w:r>
      <w:proofErr w:type="spellStart"/>
      <w:r w:rsidRPr="004D33FB">
        <w:rPr>
          <w:highlight w:val="yellow"/>
        </w:rPr>
        <w:t>Satyanti</w:t>
      </w:r>
      <w:proofErr w:type="spellEnd"/>
      <w:r w:rsidRPr="004D33FB">
        <w:rPr>
          <w:highlight w:val="yellow"/>
        </w:rPr>
        <w:t xml:space="preserve">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 xml:space="preserve">such local adaptions may increase the total range of </w:t>
      </w:r>
      <w:proofErr w:type="spellStart"/>
      <w:r w:rsidRPr="004D33FB">
        <w:rPr>
          <w:highlight w:val="yellow"/>
        </w:rPr>
        <w:t>conditionsunder</w:t>
      </w:r>
      <w:proofErr w:type="spellEnd"/>
      <w:r w:rsidRPr="004D33FB">
        <w:rPr>
          <w:highlight w:val="yellow"/>
        </w:rPr>
        <w:t xml:space="preserve">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8"/>
      <w:r w:rsidR="00A41343">
        <w:rPr>
          <w:rStyle w:val="Refdecomentario"/>
        </w:rPr>
        <w:commentReference w:id="38"/>
      </w:r>
    </w:p>
    <w:p w14:paraId="2094A8B0" w14:textId="77777777" w:rsidR="00B17693" w:rsidRPr="00B17693" w:rsidRDefault="00B17693" w:rsidP="004D33FB">
      <w:pPr>
        <w:rPr>
          <w:highlight w:val="yellow"/>
        </w:rPr>
      </w:pPr>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pPr>
      <w:r>
        <w:t>Study intraspecific germination adaptation to water stress in Mediterranean high mountain grasslands.</w:t>
      </w: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t>Germination in w</w:t>
      </w:r>
      <w:r w:rsidR="00A8767B">
        <w:t xml:space="preserve">ater-limited alpine environments </w:t>
      </w:r>
      <w:r>
        <w:t>is</w:t>
      </w:r>
      <w:r w:rsidR="00A8767B">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37B85720" w14:textId="6036C719" w:rsidR="003807AB" w:rsidRDefault="003807AB" w:rsidP="008B3D65">
      <w:pPr>
        <w:pStyle w:val="Prrafodelista"/>
        <w:numPr>
          <w:ilvl w:val="0"/>
          <w:numId w:val="1"/>
        </w:numPr>
        <w:spacing w:line="360" w:lineRule="auto"/>
        <w:jc w:val="both"/>
      </w:pPr>
      <w:r>
        <w:t>Will seeds from warmer/drier subpopulations germinate better under higher water stress levels?</w:t>
      </w:r>
      <w:r w:rsidR="00B500F2">
        <w:t xml:space="preserve"> Intraspecific adaptation to realized niche from adult plants, transgenerational effects into the regeneration niche?</w:t>
      </w:r>
    </w:p>
    <w:p w14:paraId="4EC912C1" w14:textId="1CB5CEA0" w:rsidR="003807AB" w:rsidRDefault="003807AB" w:rsidP="008B3D65">
      <w:pPr>
        <w:pStyle w:val="Prrafodelista"/>
        <w:numPr>
          <w:ilvl w:val="0"/>
          <w:numId w:val="1"/>
        </w:numPr>
        <w:spacing w:line="360" w:lineRule="auto"/>
        <w:jc w:val="both"/>
      </w:pPr>
      <w:r>
        <w:t>Will the ripening stage (fresh vs. after-ripening) modify their response to water stress?</w:t>
      </w:r>
      <w:r w:rsidR="00B500F2">
        <w:t xml:space="preserve"> Physiological responses to explore bet-hedging strategies?</w:t>
      </w:r>
    </w:p>
    <w:p w14:paraId="61A3C05E" w14:textId="7A06AD12" w:rsidR="003807AB" w:rsidRDefault="003807AB" w:rsidP="008B3D65">
      <w:pPr>
        <w:spacing w:line="360" w:lineRule="auto"/>
        <w:jc w:val="both"/>
      </w:pPr>
      <w:r>
        <w:t>Hypothesis:</w:t>
      </w:r>
    </w:p>
    <w:p w14:paraId="439FA8E0" w14:textId="1B3C50C1" w:rsidR="003807AB" w:rsidRDefault="003807AB" w:rsidP="008B3D65">
      <w:pPr>
        <w:pStyle w:val="Prrafodelista"/>
        <w:numPr>
          <w:ilvl w:val="0"/>
          <w:numId w:val="2"/>
        </w:numPr>
        <w:spacing w:line="360" w:lineRule="auto"/>
        <w:jc w:val="both"/>
      </w:pPr>
      <w:r>
        <w:lastRenderedPageBreak/>
        <w:t>Seeds from warmer/drier subpopulations will germinate better</w:t>
      </w:r>
      <w:r w:rsidR="00B500F2">
        <w:t xml:space="preserve"> and faster </w:t>
      </w:r>
      <w:r>
        <w:t>at higher levels of water stress.</w:t>
      </w:r>
    </w:p>
    <w:p w14:paraId="4A2A8FC3" w14:textId="5E55A334" w:rsidR="003807AB" w:rsidRDefault="003807AB" w:rsidP="008B3D65">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0B9DC595" w:rsidR="006F1D36" w:rsidRDefault="003807AB" w:rsidP="008B3D65">
      <w:pPr>
        <w:spacing w:line="360" w:lineRule="auto"/>
        <w:jc w:val="both"/>
      </w:pPr>
      <w:r>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w:t>
      </w:r>
      <w:proofErr w:type="spellStart"/>
      <w:r w:rsidR="006F1D36" w:rsidRPr="006F1D36">
        <w:rPr>
          <w:i/>
          <w:iCs/>
        </w:rPr>
        <w:t>langeanus</w:t>
      </w:r>
      <w:proofErr w:type="spellEnd"/>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6F1D36">
        <w:t xml:space="preserve"> of August 2023, from 16 different collection sites (considered as subpopulations). Collections sites where previously </w:t>
      </w:r>
      <w:proofErr w:type="spellStart"/>
      <w:r w:rsidR="006F1D36">
        <w:t>iButtons</w:t>
      </w:r>
      <w:proofErr w:type="spellEnd"/>
      <w:r w:rsidR="006F1D36">
        <w:t xml:space="preserve">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39"/>
      <w:r w:rsidR="00787B94" w:rsidRPr="00D13301">
        <w:rPr>
          <w:highlight w:val="yellow"/>
        </w:rPr>
        <w:t>A02, A11</w:t>
      </w:r>
      <w:commentRangeEnd w:id="39"/>
      <w:r w:rsidR="001631D3">
        <w:rPr>
          <w:rStyle w:val="Refdecomentario"/>
        </w:rPr>
        <w:commentReference w:id="39"/>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251595FA" w:rsidR="00B500F2" w:rsidRDefault="0068503C" w:rsidP="008B3D65">
      <w:pPr>
        <w:pStyle w:val="Ttulo3"/>
        <w:spacing w:line="360" w:lineRule="auto"/>
        <w:jc w:val="both"/>
      </w:pPr>
      <w:r>
        <w:t>2.1</w:t>
      </w:r>
      <w:r w:rsidR="00A559B2">
        <w:t>.</w:t>
      </w:r>
      <w:r>
        <w:t xml:space="preserve"> </w:t>
      </w:r>
      <w:r w:rsidR="00B500F2">
        <w:t xml:space="preserve">Study </w:t>
      </w:r>
      <w:r w:rsidR="00AD7CEA">
        <w:t>area</w:t>
      </w:r>
    </w:p>
    <w:p w14:paraId="2A3680DC" w14:textId="435DB96F" w:rsidR="00B500F2" w:rsidRDefault="00AD7CEA" w:rsidP="008B3D65">
      <w:pPr>
        <w:spacing w:line="360" w:lineRule="auto"/>
        <w:jc w:val="both"/>
      </w:pPr>
      <w:r>
        <w:t>This study was conducted in</w:t>
      </w:r>
      <w:r w:rsidR="00DE76B5">
        <w:t xml:space="preserve"> the alpine grasslands</w:t>
      </w:r>
      <w:r w:rsidR="00B500F2">
        <w:t xml:space="preserve"> above 2000 m </w:t>
      </w:r>
      <w:proofErr w:type="spellStart"/>
      <w:r w:rsidR="00B500F2">
        <w:t>a.s.l</w:t>
      </w:r>
      <w:proofErr w:type="spellEnd"/>
      <w:r w:rsidR="00B500F2">
        <w:t xml:space="preserve">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 xml:space="preserve">the </w:t>
      </w:r>
      <w:r w:rsidR="0039142E" w:rsidRPr="00AC319B">
        <w:rPr>
          <w:rFonts w:cstheme="minorHAnsi"/>
          <w:lang w:val="en-US"/>
        </w:rPr>
        <w:lastRenderedPageBreak/>
        <w:t>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40"/>
      <w:commentRangeStart w:id="41"/>
      <w:r w:rsidR="0039142E">
        <w:t>climate</w:t>
      </w:r>
      <w:commentRangeEnd w:id="40"/>
      <w:r w:rsidR="0039142E">
        <w:rPr>
          <w:rStyle w:val="Refdecomentario"/>
        </w:rPr>
        <w:commentReference w:id="40"/>
      </w:r>
      <w:commentRangeEnd w:id="41"/>
      <w:r w:rsidR="000B054E">
        <w:rPr>
          <w:rStyle w:val="Refdecomentario"/>
        </w:rPr>
        <w:commentReference w:id="41"/>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42"/>
      <w:commentRangeStart w:id="43"/>
      <w:r w:rsidR="0039142E" w:rsidRPr="00AC319B">
        <w:rPr>
          <w:rFonts w:cstheme="minorHAnsi"/>
          <w:lang w:val="en-US"/>
        </w:rPr>
        <w:t xml:space="preserve">period in summer </w:t>
      </w:r>
      <w:commentRangeEnd w:id="42"/>
      <w:r w:rsidR="0039142E">
        <w:rPr>
          <w:rStyle w:val="Refdecomentario"/>
        </w:rPr>
        <w:commentReference w:id="42"/>
      </w:r>
      <w:commentRangeEnd w:id="43"/>
      <w:r w:rsidR="006A1150">
        <w:rPr>
          <w:rStyle w:val="Refdecomentario"/>
        </w:rPr>
        <w:commentReference w:id="43"/>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very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Local community richness ranges from 20 to 30 species</w:t>
      </w:r>
      <w:r w:rsidR="0039142E" w:rsidRPr="0039142E">
        <w:rPr>
          <w:rFonts w:cstheme="minorHAnsi"/>
          <w:lang w:val="en-US"/>
        </w:rPr>
        <w:t xml:space="preserve"> </w:t>
      </w:r>
      <w:r w:rsidR="0039142E" w:rsidRPr="00AC319B">
        <w:rPr>
          <w:rFonts w:cstheme="minorHAnsi"/>
          <w:lang w:val="en-US"/>
        </w:rPr>
        <w:t xml:space="preserve">dominated mostly by </w:t>
      </w:r>
      <w:proofErr w:type="spellStart"/>
      <w:r w:rsidR="0039142E" w:rsidRPr="00AC319B">
        <w:rPr>
          <w:rFonts w:cstheme="minorHAnsi"/>
          <w:i/>
          <w:iCs/>
          <w:lang w:val="en-US"/>
        </w:rPr>
        <w:t>Poaceae</w:t>
      </w:r>
      <w:proofErr w:type="spellEnd"/>
      <w:r w:rsidR="0039142E" w:rsidRPr="00AC319B">
        <w:rPr>
          <w:rFonts w:cstheme="minorHAnsi"/>
          <w:lang w:val="en-US"/>
        </w:rPr>
        <w:t xml:space="preserve"> and </w:t>
      </w:r>
      <w:proofErr w:type="spellStart"/>
      <w:r w:rsidR="0039142E" w:rsidRPr="00AC319B">
        <w:rPr>
          <w:rFonts w:cstheme="minorHAnsi"/>
          <w:i/>
          <w:iCs/>
          <w:lang w:val="en-US"/>
        </w:rPr>
        <w:t>Cyperaceae</w:t>
      </w:r>
      <w:proofErr w:type="spellEnd"/>
      <w:r w:rsidR="0039142E" w:rsidRPr="00AC319B">
        <w:rPr>
          <w:rFonts w:cstheme="minorHAnsi"/>
          <w:lang w:val="en-US"/>
        </w:rPr>
        <w:t>, but they are also rich in Hemicryptophytes and Chamaephytes.</w:t>
      </w:r>
    </w:p>
    <w:p w14:paraId="76543FED" w14:textId="06A56021" w:rsidR="00023A98" w:rsidRDefault="00023A98" w:rsidP="008B3D65">
      <w:pPr>
        <w:spacing w:line="360" w:lineRule="auto"/>
        <w:jc w:val="both"/>
      </w:pPr>
      <w:r>
        <w:t xml:space="preserve">We </w:t>
      </w:r>
      <w:r w:rsidR="00DE4F5E">
        <w:t>established a</w:t>
      </w:r>
      <w:r>
        <w:t xml:space="preserve"> </w:t>
      </w:r>
      <w:commentRangeStart w:id="44"/>
      <w:r>
        <w:t xml:space="preserve">systematic sampling </w:t>
      </w:r>
      <w:commentRangeEnd w:id="44"/>
      <w:r w:rsidR="009F5875">
        <w:rPr>
          <w:rStyle w:val="Refdecomentario"/>
        </w:rPr>
        <w:commentReference w:id="44"/>
      </w:r>
      <w:r>
        <w:t>across 4 summits with a central representative plot where we buried</w:t>
      </w:r>
      <w:r w:rsidR="00DB3214">
        <w:t>,</w:t>
      </w:r>
      <w:r>
        <w:t xml:space="preserve"> a</w:t>
      </w:r>
      <w:r w:rsidR="000E48E7">
        <w:t>t 5 cm deep</w:t>
      </w:r>
      <w:r w:rsidR="00DB3214">
        <w:t>,</w:t>
      </w:r>
      <w:r w:rsidR="000E48E7">
        <w:t xml:space="preserve"> a</w:t>
      </w:r>
      <w:r>
        <w:t xml:space="preserve"> </w:t>
      </w:r>
      <w:proofErr w:type="spellStart"/>
      <w:r w:rsidR="009E28D2">
        <w:t>Microlog</w:t>
      </w:r>
      <w:proofErr w:type="spellEnd"/>
      <w:r w:rsidR="009E28D2">
        <w:t xml:space="preserve"> SP</w:t>
      </w:r>
      <w:r w:rsidR="00311A0C">
        <w:t>3</w:t>
      </w:r>
      <w:r w:rsidR="00823C9E">
        <w:t xml:space="preserve"> </w:t>
      </w:r>
      <w:r w:rsidR="00F342F2">
        <w:t xml:space="preserve">datalogger, which hourly records </w:t>
      </w:r>
      <w:r>
        <w:t xml:space="preserve">temperature and water potential </w:t>
      </w:r>
      <w:r w:rsidR="00F342F2">
        <w:t>values</w:t>
      </w:r>
      <w:r>
        <w:t xml:space="preserve"> (</w:t>
      </w:r>
      <w:proofErr w:type="spellStart"/>
      <w:r w:rsidRPr="00023A98">
        <w:rPr>
          <w:highlight w:val="yellow"/>
        </w:rPr>
        <w:t>Microlog</w:t>
      </w:r>
      <w:proofErr w:type="spellEnd"/>
      <w:r w:rsidR="00F342F2">
        <w:rPr>
          <w:highlight w:val="yellow"/>
        </w:rPr>
        <w:t xml:space="preserve"> SP3</w:t>
      </w:r>
      <w:r w:rsidRPr="00023A98">
        <w:rPr>
          <w:highlight w:val="yellow"/>
        </w:rPr>
        <w:t xml:space="preserve"> ref</w:t>
      </w:r>
      <w:r>
        <w:t xml:space="preserve">). The recording period for the </w:t>
      </w:r>
      <w:proofErr w:type="spellStart"/>
      <w:r>
        <w:t>Microlog</w:t>
      </w:r>
      <w:proofErr w:type="spellEnd"/>
      <w:r>
        <w:t xml:space="preserve"> SP3 went </w:t>
      </w:r>
      <w:commentRangeStart w:id="45"/>
      <w:r>
        <w:t xml:space="preserve">from </w:t>
      </w:r>
      <w:r w:rsidRPr="00023A98">
        <w:rPr>
          <w:highlight w:val="yellow"/>
        </w:rPr>
        <w:t>XXXX to XXXX</w:t>
      </w:r>
      <w:r w:rsidR="00390BF5">
        <w:t xml:space="preserve"> </w:t>
      </w:r>
      <w:commentRangeEnd w:id="45"/>
      <w:r w:rsidR="00390BF5">
        <w:rPr>
          <w:rStyle w:val="Refdecomentario"/>
        </w:rPr>
        <w:commentReference w:id="45"/>
      </w:r>
      <w:r w:rsidR="00390BF5" w:rsidRPr="00390BF5">
        <w:rPr>
          <w:highlight w:val="yellow"/>
        </w:rPr>
        <w:t>(xxx days</w:t>
      </w:r>
      <w:r w:rsidR="00390BF5">
        <w:t>)</w:t>
      </w:r>
      <w:r>
        <w:t xml:space="preserve">. We also </w:t>
      </w:r>
      <w:r w:rsidR="009F5875">
        <w:t>established</w:t>
      </w:r>
      <w:r>
        <w:t xml:space="preserve"> 20 additional plots, 5 in each cardinal direction separated by 10</w:t>
      </w:r>
      <w:r w:rsidR="00D45015">
        <w:t xml:space="preserve"> </w:t>
      </w:r>
      <w:r>
        <w:t>m (cruces) where we buried</w:t>
      </w:r>
      <w:r w:rsidR="0086750D">
        <w:t>,</w:t>
      </w:r>
      <w:r w:rsidR="000E48E7">
        <w:t xml:space="preserve"> also at 5 cm </w:t>
      </w:r>
      <w:r w:rsidR="0086750D">
        <w:t xml:space="preserve">deep, </w:t>
      </w:r>
      <w:proofErr w:type="spellStart"/>
      <w:r w:rsidR="0086750D">
        <w:t>iButtons</w:t>
      </w:r>
      <w:proofErr w:type="spellEnd"/>
      <w:r>
        <w:t xml:space="preserve"> </w:t>
      </w:r>
      <w:r w:rsidR="0086750D">
        <w:t xml:space="preserve">dataloggers </w:t>
      </w:r>
      <w:r>
        <w:t>(</w:t>
      </w:r>
      <w:proofErr w:type="spellStart"/>
      <w:r w:rsidRPr="00774B6B">
        <w:rPr>
          <w:rFonts w:eastAsiaTheme="majorEastAsia"/>
        </w:rPr>
        <w:t>Thermochron</w:t>
      </w:r>
      <w:proofErr w:type="spellEnd"/>
      <w:r w:rsidRPr="00774B6B">
        <w:rPr>
          <w:rFonts w:eastAsiaTheme="majorEastAsia"/>
        </w:rPr>
        <w:t xml:space="preserve">, </w:t>
      </w:r>
      <w:proofErr w:type="spellStart"/>
      <w:r w:rsidRPr="00774B6B">
        <w:rPr>
          <w:rFonts w:eastAsiaTheme="majorEastAsia"/>
        </w:rPr>
        <w:t>iButton</w:t>
      </w:r>
      <w:proofErr w:type="spellEnd"/>
      <w:r w:rsidRPr="00774B6B">
        <w:rPr>
          <w:rFonts w:eastAsiaTheme="majorEastAsia"/>
        </w:rPr>
        <w:t>, Newbury, UK; accuracy: +/- 0.5 ºC from -10 ºC to +65 ºC, resolution: 0.5 ºC, records every 4 hours</w:t>
      </w:r>
      <w:r>
        <w:t xml:space="preserve">). The recording period for the </w:t>
      </w:r>
      <w:proofErr w:type="spellStart"/>
      <w:r>
        <w:t>iButtons</w:t>
      </w:r>
      <w:proofErr w:type="spellEnd"/>
      <w:r>
        <w:t xml:space="preserve"> went from 12/7/2021 to 29/05/2022 (</w:t>
      </w:r>
      <w:r w:rsidRPr="00023A98">
        <w:rPr>
          <w:highlight w:val="yellow"/>
        </w:rPr>
        <w:t>xx days</w:t>
      </w:r>
      <w:r>
        <w:t>).</w:t>
      </w:r>
      <w:r w:rsidR="004345B0" w:rsidRPr="004345B0">
        <w:t xml:space="preserve"> </w:t>
      </w:r>
      <w:r w:rsidR="004345B0">
        <w:t xml:space="preserve">Each plot with </w:t>
      </w:r>
      <w:r w:rsidR="004345B0" w:rsidRPr="004345B0">
        <w:rPr>
          <w:i/>
          <w:iCs/>
        </w:rPr>
        <w:t xml:space="preserve">D. </w:t>
      </w:r>
      <w:proofErr w:type="spellStart"/>
      <w:r w:rsidR="004345B0" w:rsidRPr="004345B0">
        <w:rPr>
          <w:i/>
          <w:iCs/>
        </w:rPr>
        <w:t>langeanus</w:t>
      </w:r>
      <w:proofErr w:type="spellEnd"/>
      <w:r w:rsidR="004345B0">
        <w:t xml:space="preserve"> is considered a different subpopulation of Dianthus </w:t>
      </w:r>
      <w:proofErr w:type="spellStart"/>
      <w:r w:rsidR="004345B0">
        <w:t>langeanus</w:t>
      </w:r>
      <w:proofErr w:type="spellEnd"/>
      <w:r w:rsidR="004345B0">
        <w:t>.</w:t>
      </w:r>
    </w:p>
    <w:p w14:paraId="3C4009D2" w14:textId="3CA5BE4F" w:rsidR="00F07FD2" w:rsidRPr="00F07FD2" w:rsidRDefault="00F07FD2" w:rsidP="008B3D65">
      <w:pPr>
        <w:spacing w:line="360" w:lineRule="auto"/>
        <w:jc w:val="both"/>
        <w:rPr>
          <w:lang w:val="es-ES"/>
        </w:rPr>
      </w:pPr>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w:t>
      </w:r>
      <w:proofErr w:type="spellStart"/>
      <w:r w:rsidRPr="002C5196">
        <w:rPr>
          <w:highlight w:val="yellow"/>
          <w:lang w:val="es-ES"/>
        </w:rPr>
        <w:t>plots</w:t>
      </w:r>
      <w:proofErr w:type="spellEnd"/>
      <w:r w:rsidRPr="002C5196">
        <w:rPr>
          <w:highlight w:val="yellow"/>
          <w:lang w:val="es-ES"/>
        </w:rPr>
        <w:t xml:space="preserve"> recolectados, imagen de </w:t>
      </w:r>
      <w:proofErr w:type="spellStart"/>
      <w:r w:rsidRPr="002C5196">
        <w:rPr>
          <w:highlight w:val="yellow"/>
          <w:lang w:val="es-ES"/>
        </w:rPr>
        <w:t>Dianthus</w:t>
      </w:r>
      <w:proofErr w:type="spellEnd"/>
      <w:r w:rsidRPr="002C5196">
        <w:rPr>
          <w:highlight w:val="yellow"/>
          <w:lang w:val="es-ES"/>
        </w:rPr>
        <w:t xml:space="preserve"> </w:t>
      </w:r>
      <w:proofErr w:type="spellStart"/>
      <w:r w:rsidRPr="002C5196">
        <w:rPr>
          <w:highlight w:val="yellow"/>
          <w:lang w:val="es-ES"/>
        </w:rPr>
        <w:t>langeanus</w:t>
      </w:r>
      <w:proofErr w:type="spellEnd"/>
      <w:r w:rsidRPr="002C5196">
        <w:rPr>
          <w:highlight w:val="yellow"/>
          <w:lang w:val="es-ES"/>
        </w:rPr>
        <w:t xml:space="preserve"> y </w:t>
      </w:r>
      <w:r w:rsidR="002C5196" w:rsidRPr="002C5196">
        <w:rPr>
          <w:highlight w:val="yellow"/>
          <w:lang w:val="es-ES"/>
        </w:rPr>
        <w:t>de los sensores enterrados.</w:t>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4A6AA6A2" w:rsidR="0068503C" w:rsidRDefault="0068503C" w:rsidP="00D45015">
      <w:pPr>
        <w:pStyle w:val="Textoindependiente"/>
        <w:spacing w:before="120" w:after="0"/>
        <w:rPr>
          <w:ins w:id="46"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dataloggers</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 xml:space="preserve">(1) </w:t>
      </w:r>
      <w:proofErr w:type="spellStart"/>
      <w:r w:rsidR="00B91291">
        <w:rPr>
          <w:rFonts w:asciiTheme="minorHAnsi" w:hAnsiTheme="minorHAnsi" w:cstheme="minorBidi"/>
          <w:kern w:val="2"/>
          <w:sz w:val="22"/>
          <w:szCs w:val="22"/>
          <w:lang w:val="en-GB"/>
          <w14:ligatures w14:val="standardContextual"/>
        </w:rPr>
        <w:t>Microlog</w:t>
      </w:r>
      <w:proofErr w:type="spellEnd"/>
      <w:r w:rsidR="00B91291">
        <w:rPr>
          <w:rFonts w:asciiTheme="minorHAnsi" w:hAnsiTheme="minorHAnsi" w:cstheme="minorBidi"/>
          <w:kern w:val="2"/>
          <w:sz w:val="22"/>
          <w:szCs w:val="22"/>
          <w:lang w:val="en-GB"/>
          <w14:ligatures w14:val="standardContextual"/>
        </w:rPr>
        <w:t xml:space="preserve">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0A5F58">
        <w:rPr>
          <w:rFonts w:asciiTheme="minorHAnsi" w:hAnsiTheme="minorHAnsi" w:cstheme="minorBidi"/>
          <w:kern w:val="2"/>
          <w:sz w:val="22"/>
          <w:szCs w:val="22"/>
          <w:lang w:val="en-GB"/>
          <w14:ligatures w14:val="standardContextual"/>
        </w:rPr>
        <w:t xml:space="preserve">6 plots and </w:t>
      </w:r>
      <w:proofErr w:type="spellStart"/>
      <w:r w:rsidR="00B91291">
        <w:rPr>
          <w:rFonts w:asciiTheme="minorHAnsi" w:hAnsiTheme="minorHAnsi" w:cstheme="minorBidi"/>
          <w:kern w:val="2"/>
          <w:sz w:val="22"/>
          <w:szCs w:val="22"/>
          <w:lang w:val="en-GB"/>
          <w14:ligatures w14:val="standardContextual"/>
        </w:rPr>
        <w:t>iButtons</w:t>
      </w:r>
      <w:proofErr w:type="spellEnd"/>
      <w:r w:rsidR="00B91291">
        <w:rPr>
          <w:rFonts w:asciiTheme="minorHAnsi" w:hAnsiTheme="minorHAnsi" w:cstheme="minorBidi"/>
          <w:kern w:val="2"/>
          <w:sz w:val="22"/>
          <w:szCs w:val="22"/>
          <w:lang w:val="en-GB"/>
          <w14:ligatures w14:val="standardContextual"/>
        </w:rPr>
        <w:t xml:space="preserve">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points. We calculated bioclimatic indices based on </w:t>
      </w:r>
      <w:proofErr w:type="spellStart"/>
      <w:r w:rsidR="001704A4" w:rsidRPr="000A5F58">
        <w:rPr>
          <w:rFonts w:asciiTheme="minorHAnsi" w:hAnsiTheme="minorHAnsi" w:cstheme="minorBidi"/>
          <w:kern w:val="2"/>
          <w:sz w:val="22"/>
          <w:szCs w:val="22"/>
          <w:lang w:val="en-GB"/>
          <w14:ligatures w14:val="standardContextual"/>
        </w:rPr>
        <w:t>WorldClim</w:t>
      </w:r>
      <w:proofErr w:type="spellEnd"/>
      <w:r w:rsidR="001704A4"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standard variables (Fick &amp; </w:t>
      </w:r>
      <w:proofErr w:type="spellStart"/>
      <w:r w:rsidRPr="000A5F58">
        <w:rPr>
          <w:rFonts w:asciiTheme="minorHAnsi" w:hAnsiTheme="minorHAnsi" w:cstheme="minorBidi"/>
          <w:kern w:val="2"/>
          <w:sz w:val="22"/>
          <w:szCs w:val="22"/>
          <w:lang w:val="en-GB"/>
          <w14:ligatures w14:val="standardContextual"/>
        </w:rPr>
        <w:t>Hijmans</w:t>
      </w:r>
      <w:proofErr w:type="spellEnd"/>
      <w:r w:rsidRPr="000A5F58">
        <w:rPr>
          <w:rFonts w:asciiTheme="minorHAnsi" w:hAnsiTheme="minorHAnsi" w:cstheme="minorBidi"/>
          <w:kern w:val="2"/>
          <w:sz w:val="22"/>
          <w:szCs w:val="22"/>
          <w:lang w:val="en-GB"/>
          <w14:ligatures w14:val="standardContextual"/>
        </w:rPr>
        <w:t xml:space="preserve">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r w:rsidR="00B12FDF" w:rsidRPr="000A5F58">
        <w:rPr>
          <w:rFonts w:asciiTheme="minorHAnsi" w:hAnsiTheme="minorHAnsi" w:cstheme="minorBidi"/>
          <w:kern w:val="2"/>
          <w:sz w:val="22"/>
          <w:szCs w:val="22"/>
          <w:lang w:val="en-GB"/>
          <w14:ligatures w14:val="standardContextual"/>
        </w:rPr>
        <w:t xml:space="preserve">Following the paper by </w:t>
      </w:r>
      <w:r w:rsidR="00B05D3A" w:rsidRPr="000A5F58">
        <w:rPr>
          <w:rFonts w:asciiTheme="minorHAnsi" w:hAnsiTheme="minorHAnsi" w:cstheme="minorBidi"/>
          <w:kern w:val="2"/>
          <w:sz w:val="22"/>
          <w:szCs w:val="22"/>
          <w:lang w:val="en-GB"/>
          <w14:ligatures w14:val="standardContextual"/>
        </w:rPr>
        <w:t xml:space="preserve">(Picos Paper) </w:t>
      </w:r>
      <w:r w:rsidR="00B05D3A" w:rsidRPr="000A5F58">
        <w:rPr>
          <w:rFonts w:asciiTheme="minorHAnsi" w:hAnsiTheme="minorHAnsi" w:cstheme="minorBidi"/>
          <w:kern w:val="2"/>
          <w:sz w:val="22"/>
          <w:szCs w:val="22"/>
          <w:highlight w:val="yellow"/>
          <w:lang w:val="en-GB"/>
          <w14:ligatures w14:val="standardContextual"/>
        </w:rPr>
        <w:t>t</w:t>
      </w:r>
      <w:r w:rsidRPr="000A5F58">
        <w:rPr>
          <w:rFonts w:asciiTheme="minorHAnsi" w:hAnsiTheme="minorHAnsi" w:cstheme="minorBidi"/>
          <w:kern w:val="2"/>
          <w:sz w:val="22"/>
          <w:szCs w:val="22"/>
          <w:highlight w:val="yellow"/>
          <w:lang w:val="en-GB"/>
          <w14:ligatures w14:val="standardContextual"/>
        </w:rPr>
        <w:t xml:space="preserve">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w:t>
      </w:r>
      <w:r w:rsidRPr="000A5F58">
        <w:rPr>
          <w:rFonts w:asciiTheme="minorHAnsi" w:hAnsiTheme="minorHAnsi" w:cstheme="minorBidi"/>
          <w:kern w:val="2"/>
          <w:sz w:val="22"/>
          <w:szCs w:val="22"/>
          <w:highlight w:val="yellow"/>
          <w:lang w:val="en-GB"/>
          <w14:ligatures w14:val="standardContextual"/>
        </w:rPr>
        <w:lastRenderedPageBreak/>
        <w:t xml:space="preserve">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proofErr w:type="spellStart"/>
      <w:r w:rsidR="007C50FF" w:rsidRPr="000A5F58">
        <w:rPr>
          <w:rFonts w:asciiTheme="minorHAnsi" w:hAnsiTheme="minorHAnsi" w:cstheme="minorBidi"/>
          <w:kern w:val="2"/>
          <w:sz w:val="22"/>
          <w:szCs w:val="22"/>
          <w:highlight w:val="yellow"/>
          <w:lang w:val="en-GB"/>
          <w14:ligatures w14:val="standardContextual"/>
        </w:rPr>
        <w:t>includign</w:t>
      </w:r>
      <w:proofErr w:type="spellEnd"/>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t>2.3</w:t>
      </w:r>
      <w:r w:rsidR="00A559B2">
        <w:t>.</w:t>
      </w:r>
      <w:r>
        <w:t xml:space="preserve"> </w:t>
      </w:r>
      <w:r w:rsidR="00B500F2">
        <w:t xml:space="preserve">Seed </w:t>
      </w:r>
      <w:r w:rsidR="00F850DE">
        <w:t>collection</w:t>
      </w:r>
    </w:p>
    <w:p w14:paraId="3C4E047A" w14:textId="57D44BE7" w:rsidR="003845EA" w:rsidRDefault="00B500F2" w:rsidP="00165571">
      <w:pPr>
        <w:spacing w:line="360" w:lineRule="auto"/>
        <w:jc w:val="both"/>
        <w:rPr>
          <w:lang w:val="en-US"/>
        </w:rPr>
      </w:pPr>
      <w:r>
        <w:t xml:space="preserve">The study focuses </w:t>
      </w:r>
      <w:r w:rsidR="0039142E">
        <w:t>on</w:t>
      </w:r>
      <w:r>
        <w:t xml:space="preserve"> </w:t>
      </w:r>
      <w:r w:rsidRPr="00B500F2">
        <w:rPr>
          <w:i/>
          <w:iCs/>
        </w:rPr>
        <w:t xml:space="preserve">Dianthus </w:t>
      </w:r>
      <w:proofErr w:type="spellStart"/>
      <w:r w:rsidRPr="00B500F2">
        <w:rPr>
          <w:i/>
          <w:iCs/>
        </w:rPr>
        <w:t>langean</w:t>
      </w:r>
      <w:r>
        <w:rPr>
          <w:i/>
          <w:iCs/>
        </w:rPr>
        <w:t>u</w:t>
      </w:r>
      <w:r w:rsidRPr="00B500F2">
        <w:rPr>
          <w:i/>
          <w:iCs/>
        </w:rPr>
        <w:t>s</w:t>
      </w:r>
      <w:proofErr w:type="spellEnd"/>
      <w:r>
        <w:t xml:space="preserve">, a wild species endemic </w:t>
      </w:r>
      <w:r w:rsidR="0039142E">
        <w:t>to</w:t>
      </w:r>
      <w:r>
        <w:t xml:space="preserve"> </w:t>
      </w:r>
      <w:r w:rsidR="0039142E">
        <w:t xml:space="preserve">grasslands in </w:t>
      </w:r>
      <w:r>
        <w:t>high Mediterranean mountains</w:t>
      </w:r>
      <w:r w:rsidR="00023A98">
        <w:t xml:space="preserve">, very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 xml:space="preserve">of 50 seeds from each subpopulation. </w:t>
      </w:r>
      <w:commentRangeStart w:id="47"/>
      <w:r w:rsidR="003845EA">
        <w:rPr>
          <w:lang w:val="en-US"/>
        </w:rPr>
        <w:t>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commentRangeEnd w:id="47"/>
      <w:r w:rsidR="003845EA">
        <w:rPr>
          <w:rStyle w:val="Refdecomentario"/>
        </w:rPr>
        <w:commentReference w:id="47"/>
      </w:r>
    </w:p>
    <w:p w14:paraId="10C72082" w14:textId="3A335B75" w:rsidR="00346567" w:rsidRPr="00BF7A09" w:rsidDel="003845EA" w:rsidRDefault="00346567" w:rsidP="00165571">
      <w:pPr>
        <w:spacing w:line="360" w:lineRule="auto"/>
        <w:jc w:val="both"/>
        <w:rPr>
          <w:del w:id="48"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49"/>
      <w:r>
        <w:rPr>
          <w:rFonts w:cstheme="minorHAnsi"/>
          <w:lang w:val="en-US"/>
        </w:rPr>
        <w:t>two four</w:t>
      </w:r>
      <w:r w:rsidRPr="00C652AF">
        <w:rPr>
          <w:rFonts w:cstheme="minorHAnsi"/>
          <w:lang w:val="en-US"/>
        </w:rPr>
        <w:t xml:space="preserve">-level full factorial </w:t>
      </w:r>
      <w:commentRangeEnd w:id="49"/>
      <w:r w:rsidR="00AB444A">
        <w:rPr>
          <w:rStyle w:val="Refdecomentario"/>
        </w:rPr>
        <w:commentReference w:id="49"/>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09891ABB"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Anoia S.A. paper for germination assays, Ref.518G085</w:t>
      </w:r>
      <w:r w:rsidR="001631D3">
        <w:rPr>
          <w:lang w:val="en-CA"/>
        </w:rPr>
        <w:t xml:space="preserve">) </w:t>
      </w:r>
      <w:r w:rsidR="001631D3" w:rsidRPr="009643D0">
        <w:rPr>
          <w:lang w:val="en-CA"/>
        </w:rPr>
        <w:t xml:space="preserve">moistened 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1631D3" w:rsidRPr="009643D0">
        <w:rPr>
          <w:lang w:val="en-CA"/>
        </w:rPr>
        <w:t xml:space="preserve"> </w:t>
      </w:r>
      <w:r w:rsidR="0041612A">
        <w:rPr>
          <w:lang w:val="en-CA"/>
        </w:rPr>
        <w:t xml:space="preserve"> and based on</w:t>
      </w:r>
      <w:r w:rsidR="00096970">
        <w:rPr>
          <w:lang w:val="en-CA"/>
        </w:rPr>
        <w:t xml:space="preserve"> </w:t>
      </w:r>
      <w:commentRangeStart w:id="50"/>
      <w:r w:rsidR="00096970">
        <w:rPr>
          <w:lang w:val="en-CA"/>
        </w:rPr>
        <w:t>Vilella et al 1991</w:t>
      </w:r>
      <w:commentRangeEnd w:id="50"/>
      <w:r w:rsidR="00096970">
        <w:rPr>
          <w:rStyle w:val="Refdecomentario"/>
        </w:rPr>
        <w:commentReference w:id="50"/>
      </w:r>
      <w:r w:rsidR="00096970">
        <w:rPr>
          <w:lang w:val="en-CA"/>
        </w:rPr>
        <w:t xml:space="preserve">. </w:t>
      </w:r>
      <w:r w:rsidR="001631D3" w:rsidRPr="009643D0">
        <w:rPr>
          <w:lang w:val="en-CA"/>
        </w:rPr>
        <w:t>to reach osmotic potentials of −0.1, −0.2, −0.4, −0.6, −0.8, −1 and −1.2 MPa</w:t>
      </w:r>
      <w:r w:rsidR="00B50B41">
        <w:rPr>
          <w:lang w:val="en-CA"/>
        </w:rPr>
        <w:t xml:space="preserve"> at 20 ºC</w:t>
      </w:r>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t xml:space="preserve">Previous </w:t>
      </w:r>
      <w:r w:rsidR="004E7A00">
        <w:lastRenderedPageBreak/>
        <w:t xml:space="preserve">pilot study showed </w:t>
      </w:r>
      <w:r w:rsidR="008B2D7F">
        <w:t xml:space="preserve">0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1E41AD20"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showed to happen (paper move-along??)</w:t>
      </w:r>
    </w:p>
    <w:p w14:paraId="3836EE75" w14:textId="6C301F6E" w:rsidR="0068503C" w:rsidDel="00C02DF2" w:rsidRDefault="003C4097" w:rsidP="002B66E5">
      <w:pPr>
        <w:spacing w:line="360" w:lineRule="auto"/>
        <w:jc w:val="both"/>
        <w:rPr>
          <w:del w:id="51" w:author="Diana María Cruz Tejada" w:date="2023-10-04T17:20:00Z"/>
          <w:rFonts w:cstheme="minorHAnsi"/>
          <w:lang w:val="en-US"/>
        </w:rPr>
      </w:pPr>
      <w:r w:rsidRPr="002B66E5">
        <w:rPr>
          <w:rFonts w:cstheme="minorHAnsi"/>
          <w:lang w:val="en-US"/>
        </w:rPr>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daily for 2</w:t>
      </w:r>
      <w:r w:rsidR="00862CB7" w:rsidRPr="002B66E5">
        <w:rPr>
          <w:rFonts w:cstheme="minorHAnsi"/>
          <w:lang w:val="en-US"/>
        </w:rPr>
        <w:t>8</w:t>
      </w:r>
      <w:r w:rsidR="00A649DA" w:rsidRPr="002B66E5">
        <w:rPr>
          <w:rFonts w:cstheme="minorHAnsi"/>
          <w:lang w:val="en-US"/>
        </w:rPr>
        <w:t xml:space="preserve"> days</w:t>
      </w:r>
      <w:r w:rsidR="00291508" w:rsidRPr="002B66E5">
        <w:rPr>
          <w:rFonts w:cstheme="minorHAnsi"/>
          <w:lang w:val="en-US"/>
        </w:rPr>
        <w:t xml:space="preserve"> until</w:t>
      </w:r>
      <w:r w:rsidR="003D08FA" w:rsidRPr="002B66E5">
        <w:rPr>
          <w:rFonts w:cstheme="minorHAnsi"/>
          <w:lang w:val="en-US"/>
        </w:rPr>
        <w:t xml:space="preserve"> the cumulative germination curve flattened (day 21) </w:t>
      </w:r>
      <w:r w:rsidRPr="002B66E5">
        <w:rPr>
          <w:rFonts w:cstheme="minorHAnsi"/>
          <w:lang w:val="en-US"/>
        </w:rPr>
        <w:t>and 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during the scorings and when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52"/>
      <w:r w:rsidR="00862CB7" w:rsidRPr="002B66E5">
        <w:rPr>
          <w:rFonts w:cstheme="minorHAnsi"/>
          <w:lang w:val="en-US"/>
        </w:rPr>
        <w:t>(Ooi et al., 2004; FAO, 2014</w:t>
      </w:r>
      <w:commentRangeEnd w:id="52"/>
      <w:r w:rsidR="00862CB7" w:rsidRPr="002B66E5">
        <w:rPr>
          <w:rFonts w:cstheme="minorHAnsi"/>
          <w:lang w:val="en-US"/>
        </w:rPr>
        <w:commentReference w:id="52"/>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 xml:space="preserve">Seeds with firm and white embryos were considered viable i.e., potentially </w:t>
      </w:r>
      <w:proofErr w:type="spellStart"/>
      <w:r w:rsidR="00AF60ED">
        <w:rPr>
          <w:rFonts w:cstheme="minorHAnsi"/>
          <w:lang w:val="en-US"/>
        </w:rPr>
        <w:t>germinable</w:t>
      </w:r>
      <w:proofErr w:type="spellEnd"/>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xml:space="preserve">, using </w:t>
      </w:r>
      <w:proofErr w:type="spellStart"/>
      <w:r w:rsidRPr="0042434E">
        <w:rPr>
          <w:rFonts w:asciiTheme="minorHAnsi" w:eastAsiaTheme="minorHAnsi" w:hAnsiTheme="minorHAnsi" w:cstheme="minorHAnsi"/>
          <w:color w:val="auto"/>
          <w:sz w:val="22"/>
          <w:szCs w:val="22"/>
          <w:lang w:val="en-US"/>
        </w:rPr>
        <w:t>seedR</w:t>
      </w:r>
      <w:proofErr w:type="spellEnd"/>
      <w:r w:rsidRPr="0042434E">
        <w:rPr>
          <w:rFonts w:asciiTheme="minorHAnsi" w:eastAsiaTheme="minorHAnsi" w:hAnsiTheme="minorHAnsi" w:cstheme="minorHAnsi"/>
          <w:color w:val="auto"/>
          <w:sz w:val="22"/>
          <w:szCs w:val="22"/>
          <w:lang w:val="en-US"/>
        </w:rPr>
        <w:t xml:space="preserve"> package (</w:t>
      </w:r>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r w:rsidRPr="0042434E">
        <w:rPr>
          <w:rFonts w:asciiTheme="minorHAnsi" w:eastAsiaTheme="minorHAnsi" w:hAnsiTheme="minorHAnsi" w:cstheme="minorHAnsi"/>
          <w:color w:val="auto"/>
          <w:sz w:val="22"/>
          <w:szCs w:val="22"/>
          <w:lang w:val="en-US"/>
        </w:rPr>
        <w:t xml:space="preserve">) and </w:t>
      </w:r>
      <w:proofErr w:type="spellStart"/>
      <w:r w:rsidRPr="0042434E">
        <w:rPr>
          <w:rFonts w:asciiTheme="minorHAnsi" w:eastAsiaTheme="minorHAnsi" w:hAnsiTheme="minorHAnsi" w:cstheme="minorHAnsi"/>
          <w:color w:val="auto"/>
          <w:sz w:val="22"/>
          <w:szCs w:val="22"/>
          <w:lang w:val="en-US"/>
        </w:rPr>
        <w:t>GerminaR</w:t>
      </w:r>
      <w:proofErr w:type="spellEnd"/>
      <w:r w:rsidRPr="0042434E">
        <w:rPr>
          <w:rFonts w:asciiTheme="minorHAnsi" w:eastAsiaTheme="minorHAnsi" w:hAnsiTheme="minorHAnsi" w:cstheme="minorHAnsi"/>
          <w:color w:val="auto"/>
          <w:sz w:val="22"/>
          <w:szCs w:val="22"/>
          <w:lang w:val="en-US"/>
        </w:rPr>
        <w:t xml:space="preserve">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328586D6" w14:textId="171F0347" w:rsidR="00AE27A4" w:rsidRPr="00AE27A4" w:rsidRDefault="00AE27A4" w:rsidP="00AE27A4">
      <w:pPr>
        <w:rPr>
          <w:lang w:val="en-US"/>
        </w:rPr>
      </w:pPr>
      <w:r>
        <w:rPr>
          <w:lang w:val="en-US"/>
        </w:rPr>
        <w:t>Germination (final/</w:t>
      </w:r>
      <w:r w:rsidR="001925E0">
        <w:rPr>
          <w:lang w:val="en-US"/>
        </w:rPr>
        <w:t>t50/</w:t>
      </w:r>
      <w:r>
        <w:rPr>
          <w:lang w:val="en-US"/>
        </w:rPr>
        <w:t xml:space="preserve">rate/synchrony) ~ </w:t>
      </w:r>
      <w:proofErr w:type="spellStart"/>
      <w:r>
        <w:rPr>
          <w:lang w:val="en-US"/>
        </w:rPr>
        <w:t>maturity</w:t>
      </w:r>
      <w:r w:rsidR="00A169FD">
        <w:rPr>
          <w:lang w:val="en-US"/>
        </w:rPr>
        <w:t>_level</w:t>
      </w:r>
      <w:proofErr w:type="spellEnd"/>
      <w:r w:rsidR="00A169FD">
        <w:rPr>
          <w:lang w:val="en-US"/>
        </w:rPr>
        <w:t>*</w:t>
      </w:r>
      <w:proofErr w:type="spellStart"/>
      <w:r w:rsidR="00A169FD">
        <w:rPr>
          <w:lang w:val="en-US"/>
        </w:rPr>
        <w:t>WP_treatment</w:t>
      </w:r>
      <w:proofErr w:type="spellEnd"/>
      <w:r w:rsidR="00A169FD">
        <w:rPr>
          <w:lang w:val="en-US"/>
        </w:rPr>
        <w:t>*</w:t>
      </w:r>
      <w:proofErr w:type="spellStart"/>
      <w:r w:rsidR="00A169FD">
        <w:rPr>
          <w:lang w:val="en-US"/>
        </w:rPr>
        <w:t>Bioclimatic_indices</w:t>
      </w:r>
      <w:proofErr w:type="spellEnd"/>
      <w:r w:rsidR="006C3A11">
        <w:rPr>
          <w:lang w:val="en-US"/>
        </w:rPr>
        <w:t xml:space="preserve">*seed mass </w:t>
      </w:r>
      <w:r w:rsidR="00A169FD">
        <w:rPr>
          <w:lang w:val="en-US"/>
        </w:rPr>
        <w:t>(several?).</w:t>
      </w:r>
    </w:p>
    <w:p w14:paraId="10E54002" w14:textId="241328AF" w:rsidR="0068503C" w:rsidRDefault="0042434E" w:rsidP="00AF329C">
      <w:pPr>
        <w:pStyle w:val="Ttulo2"/>
      </w:pPr>
      <w:r>
        <w:t>3. Results (preliminary)</w:t>
      </w:r>
    </w:p>
    <w:p w14:paraId="0D520A95" w14:textId="732E5613" w:rsidR="00AF329C" w:rsidRDefault="00AF329C" w:rsidP="00AF329C">
      <w:pPr>
        <w:pStyle w:val="Ttulo3"/>
      </w:pPr>
      <w:r>
        <w:t xml:space="preserve">3.1. </w:t>
      </w:r>
      <w:commentRangeStart w:id="53"/>
      <w:commentRangeStart w:id="54"/>
      <w:commentRangeStart w:id="55"/>
      <w:r w:rsidR="00285198">
        <w:t>Populations realized niche</w:t>
      </w:r>
      <w:r w:rsidR="007F2991">
        <w:t xml:space="preserve"> </w:t>
      </w:r>
      <w:commentRangeEnd w:id="53"/>
      <w:r w:rsidR="00E12693">
        <w:rPr>
          <w:rStyle w:val="Refdecomentario"/>
          <w:rFonts w:asciiTheme="minorHAnsi" w:eastAsiaTheme="minorHAnsi" w:hAnsiTheme="minorHAnsi" w:cstheme="minorBidi"/>
          <w:color w:val="auto"/>
        </w:rPr>
        <w:commentReference w:id="53"/>
      </w:r>
      <w:commentRangeEnd w:id="54"/>
      <w:r w:rsidR="00502A37">
        <w:rPr>
          <w:rStyle w:val="Refdecomentario"/>
          <w:rFonts w:asciiTheme="minorHAnsi" w:eastAsiaTheme="minorHAnsi" w:hAnsiTheme="minorHAnsi" w:cstheme="minorBidi"/>
          <w:color w:val="auto"/>
        </w:rPr>
        <w:commentReference w:id="54"/>
      </w:r>
      <w:commentRangeEnd w:id="55"/>
      <w:r w:rsidR="00F52E55">
        <w:rPr>
          <w:rStyle w:val="Refdecomentario"/>
          <w:rFonts w:asciiTheme="minorHAnsi" w:eastAsiaTheme="minorHAnsi" w:hAnsiTheme="minorHAnsi" w:cstheme="minorBidi"/>
          <w:color w:val="auto"/>
        </w:rPr>
        <w:commentReference w:id="55"/>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1517"/>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Snw</w:t>
            </w:r>
            <w:proofErr w:type="spellEnd"/>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56"/>
            <w:commentRangeStart w:id="57"/>
            <w:r>
              <w:rPr>
                <w:rFonts w:ascii="Calibri" w:eastAsia="Times New Roman" w:hAnsi="Calibri" w:cs="Calibri"/>
                <w:color w:val="000000"/>
                <w:kern w:val="0"/>
                <w:lang w:val="es-ES" w:eastAsia="es-ES"/>
                <w14:ligatures w14:val="none"/>
              </w:rPr>
              <w:t xml:space="preserve">Mean </w:t>
            </w:r>
            <w:proofErr w:type="spellStart"/>
            <w:r>
              <w:rPr>
                <w:rFonts w:ascii="Calibri" w:eastAsia="Times New Roman" w:hAnsi="Calibri" w:cs="Calibri"/>
                <w:color w:val="000000"/>
                <w:kern w:val="0"/>
                <w:lang w:val="es-ES" w:eastAsia="es-ES"/>
                <w14:ligatures w14:val="none"/>
              </w:rPr>
              <w:t>seed</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mass</w:t>
            </w:r>
            <w:commentRangeEnd w:id="56"/>
            <w:proofErr w:type="spellEnd"/>
            <w:r>
              <w:rPr>
                <w:rStyle w:val="Refdecomentario"/>
              </w:rPr>
              <w:commentReference w:id="56"/>
            </w:r>
            <w:commentRangeEnd w:id="57"/>
            <w:r w:rsidR="00511721">
              <w:rPr>
                <w:rStyle w:val="Refdecomentario"/>
              </w:rPr>
              <w:commentReference w:id="57"/>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Rabinalto</w:t>
            </w:r>
            <w:proofErr w:type="spellEnd"/>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lastRenderedPageBreak/>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Penauta</w:t>
            </w:r>
            <w:proofErr w:type="spellEnd"/>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10CC4179" w14:textId="77777777" w:rsidR="00387ECF" w:rsidRDefault="00387ECF" w:rsidP="00387ECF"/>
    <w:p w14:paraId="6FD8C960" w14:textId="7788ABFE" w:rsidR="00F94D14" w:rsidRDefault="00401EB1" w:rsidP="00387ECF">
      <w:r>
        <w:rPr>
          <w:noProof/>
        </w:rPr>
        <w:drawing>
          <wp:inline distT="0" distB="0" distL="0" distR="0" wp14:anchorId="513B2C7A" wp14:editId="582AD0BE">
            <wp:extent cx="5400040" cy="3496945"/>
            <wp:effectExtent l="0" t="0" r="0" b="8255"/>
            <wp:docPr id="771617736" name="Imagen 7716177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17736" name="Imagen 3"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14:paraId="1CCE740C" w14:textId="77777777" w:rsidR="00F5753E" w:rsidRPr="00387ECF" w:rsidRDefault="00F5753E" w:rsidP="00387ECF"/>
    <w:p w14:paraId="6AC9B9A2" w14:textId="3E5E8499" w:rsidR="00AF329C" w:rsidRPr="00AF329C" w:rsidRDefault="00B405BD" w:rsidP="00AF329C">
      <w:r>
        <w:rPr>
          <w:noProof/>
        </w:rPr>
        <w:lastRenderedPageBreak/>
        <w:drawing>
          <wp:inline distT="0" distB="0" distL="0" distR="0" wp14:anchorId="4B11C0BE" wp14:editId="1EEE8719">
            <wp:extent cx="5400040" cy="7273925"/>
            <wp:effectExtent l="0" t="0" r="0" b="3175"/>
            <wp:docPr id="1630327561" name="Imagen 163032756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7561" name="Imagen 1" descr="Escala de tiemp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400040" cy="7273925"/>
                    </a:xfrm>
                    <a:prstGeom prst="rect">
                      <a:avLst/>
                    </a:prstGeom>
                  </pic:spPr>
                </pic:pic>
              </a:graphicData>
            </a:graphic>
          </wp:inline>
        </w:drawing>
      </w:r>
    </w:p>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r>
        <w:rPr>
          <w:noProof/>
        </w:rPr>
        <w:lastRenderedPageBreak/>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rPr>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w:t>
      </w:r>
      <w:proofErr w:type="spellStart"/>
      <w:r>
        <w:t>GerminaR</w:t>
      </w:r>
      <w:proofErr w:type="spellEnd"/>
      <w:r>
        <w:t>) to check possible correlation with the response according to bioclimatic indices</w:t>
      </w:r>
      <w:r w:rsidR="001119CE">
        <w:t xml:space="preserve">. No patterns visually detected but bioclimatic values need to be updated and </w:t>
      </w:r>
      <w:r w:rsidR="0017435F">
        <w:t>homogenised</w:t>
      </w:r>
      <w:r w:rsidR="006C420B">
        <w:t>.</w:t>
      </w:r>
    </w:p>
    <w:p w14:paraId="431832F8" w14:textId="312E2508" w:rsidR="000506EA" w:rsidRDefault="0017435F" w:rsidP="008B3D65">
      <w:pPr>
        <w:spacing w:line="360" w:lineRule="auto"/>
        <w:jc w:val="both"/>
      </w:pPr>
      <w:r>
        <w:rPr>
          <w:noProof/>
        </w:rPr>
        <w:lastRenderedPageBreak/>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proofErr w:type="spellStart"/>
      <w:r>
        <w:t>Rosback</w:t>
      </w:r>
      <w:proofErr w:type="spellEnd"/>
      <w:r>
        <w:t xml:space="preserve"> et al., 2022</w:t>
      </w:r>
      <w:r w:rsidR="00765FFE">
        <w:t xml:space="preserve"> found that:</w:t>
      </w:r>
    </w:p>
    <w:p w14:paraId="6C3FA611" w14:textId="22C73F7D" w:rsidR="00AF4FE8" w:rsidRDefault="00765FFE" w:rsidP="00B97BAA">
      <w:pPr>
        <w:autoSpaceDE w:val="0"/>
        <w:autoSpaceDN w:val="0"/>
        <w:adjustRightInd w:val="0"/>
        <w:spacing w:after="0" w:line="360" w:lineRule="auto"/>
        <w:rPr>
          <w:highlight w:val="yellow"/>
        </w:rPr>
      </w:pPr>
      <w:r>
        <w:rPr>
          <w:highlight w:val="yellow"/>
        </w:rPr>
        <w:t>“</w:t>
      </w:r>
      <w:commentRangeStart w:id="58"/>
      <w:r w:rsidR="00D0291A" w:rsidRPr="0003269E">
        <w:rPr>
          <w:highlight w:val="yellow"/>
        </w:rPr>
        <w:t xml:space="preserve">Germination temperature </w:t>
      </w:r>
      <w:commentRangeEnd w:id="58"/>
      <w:r w:rsidR="003F2A29">
        <w:rPr>
          <w:rStyle w:val="Refdecomentario"/>
        </w:rPr>
        <w:commentReference w:id="58"/>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59"/>
      <w:r w:rsidR="00184562" w:rsidRPr="000F5A47">
        <w:rPr>
          <w:highlight w:val="yellow"/>
        </w:rPr>
        <w:t>Bell and Bliss 1980</w:t>
      </w:r>
      <w:commentRangeEnd w:id="59"/>
      <w:r w:rsidR="00FA16FF">
        <w:rPr>
          <w:rStyle w:val="Refdecomentario"/>
        </w:rPr>
        <w:commentReference w:id="59"/>
      </w:r>
      <w:r w:rsidR="00184562" w:rsidRPr="000F5A47">
        <w:rPr>
          <w:highlight w:val="yellow"/>
        </w:rPr>
        <w:t xml:space="preserve">; </w:t>
      </w:r>
      <w:commentRangeStart w:id="60"/>
      <w:r w:rsidR="00184562" w:rsidRPr="000F5A47">
        <w:rPr>
          <w:highlight w:val="yellow"/>
        </w:rPr>
        <w:t>Oberbauer and Miller 1982</w:t>
      </w:r>
      <w:commentRangeEnd w:id="60"/>
      <w:r w:rsidR="00FA16FF">
        <w:rPr>
          <w:rStyle w:val="Refdecomentario"/>
        </w:rPr>
        <w:commentReference w:id="60"/>
      </w:r>
      <w:r w:rsidR="00184562" w:rsidRPr="000F5A47">
        <w:rPr>
          <w:highlight w:val="yellow"/>
        </w:rPr>
        <w:t xml:space="preserve">; </w:t>
      </w:r>
      <w:commentRangeStart w:id="61"/>
      <w:r w:rsidR="00184562" w:rsidRPr="000F5A47">
        <w:rPr>
          <w:highlight w:val="yellow"/>
        </w:rPr>
        <w:t>Tudela-</w:t>
      </w:r>
      <w:proofErr w:type="spellStart"/>
      <w:r w:rsidR="00184562" w:rsidRPr="000F5A47">
        <w:rPr>
          <w:highlight w:val="yellow"/>
        </w:rPr>
        <w:t>Isanta</w:t>
      </w:r>
      <w:proofErr w:type="spellEnd"/>
      <w:r w:rsidR="00184562" w:rsidRPr="000F5A47">
        <w:rPr>
          <w:highlight w:val="yellow"/>
        </w:rPr>
        <w:t xml:space="preserve"> et al. 2018b</w:t>
      </w:r>
      <w:commentRangeEnd w:id="61"/>
      <w:r w:rsidR="006243DA">
        <w:rPr>
          <w:rStyle w:val="Refdecomentario"/>
        </w:rPr>
        <w:commentReference w:id="61"/>
      </w:r>
      <w:r w:rsidR="00184562" w:rsidRPr="000F5A47">
        <w:rPr>
          <w:highlight w:val="yellow"/>
        </w:rPr>
        <w:t>), is water-limited (</w:t>
      </w:r>
      <w:commentRangeStart w:id="62"/>
      <w:proofErr w:type="spellStart"/>
      <w:r w:rsidR="00184562" w:rsidRPr="000F5A47">
        <w:rPr>
          <w:highlight w:val="yellow"/>
        </w:rPr>
        <w:t>Orsenigo</w:t>
      </w:r>
      <w:proofErr w:type="spellEnd"/>
      <w:r w:rsidR="00184562" w:rsidRPr="000F5A47">
        <w:rPr>
          <w:highlight w:val="yellow"/>
        </w:rPr>
        <w:t xml:space="preserve"> et al. 2015</w:t>
      </w:r>
      <w:commentRangeEnd w:id="62"/>
      <w:r w:rsidR="006243DA">
        <w:rPr>
          <w:rStyle w:val="Refdecomentario"/>
        </w:rPr>
        <w:commentReference w:id="62"/>
      </w:r>
      <w:r w:rsidR="00184562" w:rsidRPr="000F5A47">
        <w:rPr>
          <w:highlight w:val="yellow"/>
        </w:rPr>
        <w:t xml:space="preserve">; </w:t>
      </w:r>
      <w:commentRangeStart w:id="63"/>
      <w:r w:rsidR="00184562" w:rsidRPr="000F5A47">
        <w:rPr>
          <w:highlight w:val="yellow"/>
        </w:rPr>
        <w:t xml:space="preserve">Walder and </w:t>
      </w:r>
      <w:proofErr w:type="spellStart"/>
      <w:r w:rsidR="00184562" w:rsidRPr="000F5A47">
        <w:rPr>
          <w:highlight w:val="yellow"/>
        </w:rPr>
        <w:t>Erschbamer</w:t>
      </w:r>
      <w:proofErr w:type="spellEnd"/>
      <w:r w:rsidR="00184562" w:rsidRPr="000F5A47">
        <w:rPr>
          <w:highlight w:val="yellow"/>
        </w:rPr>
        <w:t xml:space="preserve"> 2015</w:t>
      </w:r>
      <w:commentRangeEnd w:id="63"/>
      <w:r w:rsidR="00500DC0">
        <w:rPr>
          <w:rStyle w:val="Refdecomentario"/>
        </w:rPr>
        <w:commentReference w:id="63"/>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(e.g.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64"/>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64"/>
      <w:r w:rsidR="00500DC0">
        <w:rPr>
          <w:rStyle w:val="Refdecomentario"/>
        </w:rPr>
        <w:commentReference w:id="64"/>
      </w:r>
      <w:r w:rsidR="00E83EC8" w:rsidRPr="000F5A47">
        <w:rPr>
          <w:highlight w:val="yellow"/>
        </w:rPr>
        <w:t xml:space="preserve">; </w:t>
      </w:r>
      <w:commentRangeStart w:id="65"/>
      <w:r w:rsidR="00E83EC8" w:rsidRPr="000F5A47">
        <w:rPr>
          <w:highlight w:val="yellow"/>
        </w:rPr>
        <w:t>Forbis 2003</w:t>
      </w:r>
      <w:commentRangeEnd w:id="65"/>
      <w:r w:rsidR="00FF1154">
        <w:rPr>
          <w:rStyle w:val="Refdecomentario"/>
        </w:rPr>
        <w:commentReference w:id="65"/>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B97BAA">
      <w:pPr>
        <w:autoSpaceDE w:val="0"/>
        <w:autoSpaceDN w:val="0"/>
        <w:adjustRightInd w:val="0"/>
        <w:spacing w:after="0" w:line="360" w:lineRule="auto"/>
        <w:rPr>
          <w:highlight w:val="yellow"/>
        </w:rPr>
      </w:pPr>
    </w:p>
    <w:p w14:paraId="4D748ECD" w14:textId="77777777" w:rsidR="001E6A2B" w:rsidRDefault="001E6A2B" w:rsidP="00B97BAA">
      <w:pPr>
        <w:autoSpaceDE w:val="0"/>
        <w:autoSpaceDN w:val="0"/>
        <w:adjustRightInd w:val="0"/>
        <w:spacing w:after="0" w:line="360" w:lineRule="auto"/>
      </w:pPr>
    </w:p>
    <w:p w14:paraId="55F502B5" w14:textId="446B60FC" w:rsidR="00011460" w:rsidRDefault="004F7FD2" w:rsidP="00B97BAA">
      <w:pPr>
        <w:autoSpaceDE w:val="0"/>
        <w:autoSpaceDN w:val="0"/>
        <w:adjustRightInd w:val="0"/>
        <w:spacing w:after="0" w:line="360" w:lineRule="auto"/>
      </w:pPr>
      <w:commentRangeStart w:id="66"/>
      <w:r w:rsidRPr="004F7FD2">
        <w:t xml:space="preserve">Gya </w:t>
      </w:r>
      <w:r>
        <w:t xml:space="preserve">et al., 2023 </w:t>
      </w:r>
      <w:commentRangeEnd w:id="66"/>
      <w:r w:rsidR="006A3BFE">
        <w:rPr>
          <w:rStyle w:val="Refdecomentario"/>
        </w:rPr>
        <w:commentReference w:id="66"/>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67"/>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67"/>
      <w:r w:rsidR="007B19CE">
        <w:rPr>
          <w:rStyle w:val="Refdecomentario"/>
        </w:rPr>
        <w:commentReference w:id="67"/>
      </w:r>
      <w:r w:rsidR="00D829B7">
        <w:t>(mixed evidence)</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68"/>
      <w:r w:rsidRPr="00AB1F38">
        <w:rPr>
          <w:highlight w:val="yellow"/>
        </w:rPr>
        <w:t>Sumner and Venn 2021</w:t>
      </w:r>
      <w:commentRangeEnd w:id="68"/>
      <w:r w:rsidR="00507869">
        <w:rPr>
          <w:rStyle w:val="Refdecomentario"/>
        </w:rPr>
        <w:commentReference w:id="68"/>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69"/>
      <w:r w:rsidR="00454362" w:rsidRPr="00A36A1C">
        <w:rPr>
          <w:highlight w:val="yellow"/>
        </w:rPr>
        <w:t xml:space="preserve">Evans and Etherington (1990) </w:t>
      </w:r>
      <w:commentRangeEnd w:id="69"/>
      <w:r w:rsidR="00D401D8">
        <w:rPr>
          <w:rStyle w:val="Refdecomentario"/>
        </w:rPr>
        <w:commentReference w:id="69"/>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70"/>
      <w:r>
        <w:rPr>
          <w:highlight w:val="yellow"/>
        </w:rPr>
        <w:t>Bernau 2020</w:t>
      </w:r>
      <w:commentRangeEnd w:id="70"/>
      <w:r w:rsidR="00352538">
        <w:rPr>
          <w:rStyle w:val="Refdecomentario"/>
        </w:rPr>
        <w:commentReference w:id="70"/>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xml:space="preserve">. </w:t>
      </w:r>
      <w:r w:rsidR="007D1F61" w:rsidRPr="00FC5BEC">
        <w:rPr>
          <w:highlight w:val="yellow"/>
        </w:rPr>
        <w:t>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71"/>
      <w:r>
        <w:rPr>
          <w:highlight w:val="yellow"/>
        </w:rPr>
        <w:t xml:space="preserve">Camacho 2021 </w:t>
      </w:r>
      <w:commentRangeEnd w:id="71"/>
      <w:r w:rsidR="00506DBA">
        <w:rPr>
          <w:rStyle w:val="Refdecomentario"/>
        </w:rPr>
        <w:commentReference w:id="71"/>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w:t>
      </w:r>
      <w:r w:rsidR="00B64674" w:rsidRPr="006C6634">
        <w:rPr>
          <w:highlight w:val="yellow"/>
        </w:rPr>
        <w:t xml:space="preserve"> </w:t>
      </w:r>
      <w:r w:rsidR="00B64674" w:rsidRPr="006C6634">
        <w:rPr>
          <w:highlight w:val="yellow"/>
        </w:rPr>
        <w:t>results suggest that</w:t>
      </w:r>
      <w:r w:rsidR="00B64674" w:rsidRPr="006C6634">
        <w:rPr>
          <w:highlight w:val="yellow"/>
        </w:rPr>
        <w:t xml:space="preserve"> </w:t>
      </w:r>
      <w:r w:rsidR="00B64674" w:rsidRPr="006C6634">
        <w:rPr>
          <w:highlight w:val="yellow"/>
        </w:rPr>
        <w:t>Kh</w:t>
      </w:r>
      <w:r w:rsidR="006C6634" w:rsidRPr="006C6634">
        <w:rPr>
          <w:highlight w:val="yellow"/>
        </w:rPr>
        <w:t xml:space="preserve"> (soil hydraulic conductivity) </w:t>
      </w:r>
      <w:r w:rsidR="00B64674" w:rsidRPr="006C6634">
        <w:rPr>
          <w:highlight w:val="yellow"/>
        </w:rPr>
        <w:t xml:space="preserve"> </w:t>
      </w:r>
      <w:r w:rsidR="00B64674" w:rsidRPr="006C6634">
        <w:rPr>
          <w:highlight w:val="yellow"/>
        </w:rPr>
        <w:t xml:space="preserve">is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w:t>
      </w:r>
      <w:r w:rsidR="00B64674" w:rsidRPr="006C6634">
        <w:rPr>
          <w:highlight w:val="yellow"/>
        </w:rPr>
        <w:t xml:space="preserve"> </w:t>
      </w:r>
      <w:r w:rsidR="00B64674" w:rsidRPr="006C6634">
        <w:rPr>
          <w:highlight w:val="yellow"/>
        </w:rPr>
        <w:t>the seed, while water potential might play a more important</w:t>
      </w:r>
      <w:r w:rsidR="00B64674" w:rsidRPr="006C6634">
        <w:rPr>
          <w:highlight w:val="yellow"/>
        </w:rPr>
        <w:t xml:space="preserve"> </w:t>
      </w:r>
      <w:r w:rsidR="00B64674" w:rsidRPr="006C6634">
        <w:rPr>
          <w:highlight w:val="yellow"/>
        </w:rPr>
        <w:t>role for the ability of the seed to absorb water</w:t>
      </w:r>
      <w:r w:rsidR="00B64674" w:rsidRPr="006C6634">
        <w:rPr>
          <w:highlight w:val="yellow"/>
        </w:rPr>
        <w:t xml:space="preserve"> </w:t>
      </w:r>
      <w:r w:rsidR="00B64674" w:rsidRPr="006C6634">
        <w:rPr>
          <w:highlight w:val="yellow"/>
        </w:rPr>
        <w:t>that is in direct contact with the seed coat. As shown</w:t>
      </w:r>
      <w:r w:rsidR="00B64674" w:rsidRPr="006C6634">
        <w:rPr>
          <w:highlight w:val="yellow"/>
        </w:rPr>
        <w:t xml:space="preserve"> </w:t>
      </w:r>
      <w:r w:rsidR="00B64674" w:rsidRPr="006C6634">
        <w:rPr>
          <w:highlight w:val="yellow"/>
        </w:rPr>
        <w:t xml:space="preserve">here, different soil textures have </w:t>
      </w:r>
      <w:r w:rsidR="00B64674" w:rsidRPr="006C6634">
        <w:rPr>
          <w:highlight w:val="yellow"/>
        </w:rPr>
        <w:lastRenderedPageBreak/>
        <w:t>different</w:t>
      </w:r>
      <w:r w:rsidR="00B64674" w:rsidRPr="006C6634">
        <w:rPr>
          <w:highlight w:val="yellow"/>
        </w:rPr>
        <w:t xml:space="preserve"> </w:t>
      </w:r>
      <w:r w:rsidR="00B64674" w:rsidRPr="006C6634">
        <w:rPr>
          <w:highlight w:val="yellow"/>
        </w:rPr>
        <w:t>Kh</w:t>
      </w:r>
      <w:r w:rsidR="00B64674" w:rsidRPr="006C6634">
        <w:rPr>
          <w:highlight w:val="yellow"/>
        </w:rPr>
        <w:t xml:space="preserve"> </w:t>
      </w:r>
      <w:r w:rsidR="00B64674" w:rsidRPr="006C6634">
        <w:rPr>
          <w:highlight w:val="yellow"/>
        </w:rPr>
        <w:t>thresholds</w:t>
      </w:r>
      <w:r w:rsidR="00B64674" w:rsidRPr="006C6634">
        <w:rPr>
          <w:highlight w:val="yellow"/>
        </w:rPr>
        <w:t xml:space="preserve"> </w:t>
      </w:r>
      <w:r w:rsidR="00B64674" w:rsidRPr="006C6634">
        <w:rPr>
          <w:highlight w:val="yellow"/>
        </w:rPr>
        <w:t>below which water flow to the seed is impeded and</w:t>
      </w:r>
      <w:r w:rsidR="00B64674" w:rsidRPr="006C6634">
        <w:rPr>
          <w:highlight w:val="yellow"/>
        </w:rPr>
        <w:t xml:space="preserve"> </w:t>
      </w:r>
      <w:r w:rsidR="00B64674" w:rsidRPr="006C6634">
        <w:rPr>
          <w:highlight w:val="yellow"/>
        </w:rPr>
        <w:t>germination collapses. The use of K thresholds can be</w:t>
      </w:r>
      <w:r w:rsidR="00B64674" w:rsidRPr="006C6634">
        <w:rPr>
          <w:highlight w:val="yellow"/>
        </w:rPr>
        <w:t xml:space="preserve"> </w:t>
      </w:r>
      <w:r w:rsidR="00B64674" w:rsidRPr="006C6634">
        <w:rPr>
          <w:highlight w:val="yellow"/>
        </w:rPr>
        <w:t>an important tool to describe vegetation dynamics in</w:t>
      </w:r>
      <w:r w:rsidR="00B64674" w:rsidRPr="006C6634">
        <w:rPr>
          <w:highlight w:val="yellow"/>
        </w:rPr>
        <w:t xml:space="preserve"> </w:t>
      </w:r>
      <w:r w:rsidR="00B64674" w:rsidRPr="006C6634">
        <w:rPr>
          <w:highlight w:val="yellow"/>
        </w:rPr>
        <w:t xml:space="preserve">response to climate change including geographic </w:t>
      </w:r>
      <w:proofErr w:type="spellStart"/>
      <w:r w:rsidR="00B64674" w:rsidRPr="006C6634">
        <w:rPr>
          <w:highlight w:val="yellow"/>
        </w:rPr>
        <w:t>distribution,seasonality</w:t>
      </w:r>
      <w:proofErr w:type="spellEnd"/>
      <w:r w:rsidR="00B64674" w:rsidRPr="006C6634">
        <w:rPr>
          <w:highlight w:val="yellow"/>
        </w:rPr>
        <w:t xml:space="preserve">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proofErr w:type="spellStart"/>
      <w:r w:rsidRPr="00DE31D9">
        <w:rPr>
          <w:highlight w:val="yellow"/>
        </w:rPr>
        <w:t>Gelviz</w:t>
      </w:r>
      <w:proofErr w:type="spellEnd"/>
      <w:r w:rsidRPr="00DE31D9">
        <w:rPr>
          <w:highlight w:val="yellow"/>
        </w:rPr>
        <w:t>-Gelvez 2020</w:t>
      </w:r>
      <w:commentRangeStart w:id="72"/>
      <w:r w:rsidRPr="00DE31D9">
        <w:rPr>
          <w:highlight w:val="yellow"/>
        </w:rPr>
        <w:t xml:space="preserve">. Found that </w:t>
      </w:r>
      <w:r w:rsidR="00DE31D9" w:rsidRPr="00DE31D9">
        <w:rPr>
          <w:highlight w:val="yellow"/>
        </w:rPr>
        <w:t xml:space="preserve">Germination decreased as water potential was reduced; almost </w:t>
      </w:r>
      <w:commentRangeEnd w:id="72"/>
      <w:r w:rsidR="00DE31D9" w:rsidRPr="00DE31D9">
        <w:rPr>
          <w:rStyle w:val="Refdecomentario"/>
          <w:highlight w:val="yellow"/>
        </w:rPr>
        <w:commentReference w:id="72"/>
      </w:r>
      <w:r w:rsidR="00DE31D9" w:rsidRPr="00DE31D9">
        <w:rPr>
          <w:highlight w:val="yellow"/>
        </w:rPr>
        <w:t>no seeds germinated at -0.8 MPa. The least sensitive species was</w:t>
      </w:r>
      <w:r w:rsidR="00DE31D9" w:rsidRPr="00DE31D9">
        <w:rPr>
          <w:highlight w:val="yellow"/>
        </w:rPr>
        <w:t xml:space="preserve">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w:t>
      </w:r>
      <w:r w:rsidR="00DE31D9" w:rsidRPr="00DE31D9">
        <w:rPr>
          <w:highlight w:val="yellow"/>
        </w:rPr>
        <w:t xml:space="preserve"> </w:t>
      </w:r>
      <w:r w:rsidR="00DE31D9" w:rsidRPr="00DE31D9">
        <w:rPr>
          <w:highlight w:val="yellow"/>
        </w:rPr>
        <w:t>Contrary to expectation, germination was higher in the large-seeded species in all drought treatments, suggesting that large</w:t>
      </w:r>
      <w:r w:rsidR="00DE31D9" w:rsidRPr="00DE31D9">
        <w:rPr>
          <w:highlight w:val="yellow"/>
        </w:rPr>
        <w:t xml:space="preserve"> </w:t>
      </w:r>
      <w:r w:rsidR="00DE31D9" w:rsidRPr="00DE31D9">
        <w:rPr>
          <w:highlight w:val="yellow"/>
        </w:rPr>
        <w:t>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xml:space="preserve">. </w:t>
      </w:r>
      <w:r w:rsidR="00056064" w:rsidRPr="00DF660B">
        <w:rPr>
          <w:highlight w:val="yellow"/>
        </w:rPr>
        <w:t>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w:t>
      </w:r>
      <w:r w:rsidR="00056064" w:rsidRPr="00DF660B">
        <w:rPr>
          <w:highlight w:val="yellow"/>
        </w:rPr>
        <w:t xml:space="preserve">. </w:t>
      </w:r>
      <w:r w:rsidR="00056064" w:rsidRPr="00DF660B">
        <w:rPr>
          <w:highlight w:val="yellow"/>
        </w:rPr>
        <w:t>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73"/>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73"/>
      <w:r w:rsidR="005032C4">
        <w:rPr>
          <w:rStyle w:val="Refdecomentario"/>
        </w:rPr>
        <w:commentReference w:id="73"/>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w:t>
      </w:r>
      <w:r w:rsidR="00C625C6" w:rsidRPr="00DF660B">
        <w:rPr>
          <w:highlight w:val="yellow"/>
        </w:rPr>
        <w:t>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74"/>
      <w:r w:rsidRPr="00A66D8B">
        <w:rPr>
          <w:highlight w:val="yellow"/>
        </w:rPr>
        <w:t xml:space="preserve">Yi 2019 </w:t>
      </w:r>
      <w:r w:rsidR="001B1336" w:rsidRPr="00A66D8B">
        <w:rPr>
          <w:highlight w:val="yellow"/>
        </w:rPr>
        <w:t>(desert species</w:t>
      </w:r>
      <w:commentRangeEnd w:id="74"/>
      <w:r w:rsidR="00A66D8B" w:rsidRPr="00A66D8B">
        <w:rPr>
          <w:rStyle w:val="Refdecomentario"/>
          <w:highlight w:val="yellow"/>
        </w:rPr>
        <w:commentReference w:id="74"/>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Our</w:t>
      </w:r>
      <w:r w:rsidR="00D446C8" w:rsidRPr="00A66D8B">
        <w:rPr>
          <w:highlight w:val="yellow"/>
        </w:rPr>
        <w:t xml:space="preserve"> </w:t>
      </w:r>
      <w:r w:rsidR="00D446C8" w:rsidRPr="00A66D8B">
        <w:rPr>
          <w:highlight w:val="yellow"/>
        </w:rPr>
        <w:t>results suggest that the species-specific germination responses to</w:t>
      </w:r>
      <w:r w:rsidR="00D446C8" w:rsidRPr="00A66D8B">
        <w:rPr>
          <w:highlight w:val="yellow"/>
        </w:rPr>
        <w:t xml:space="preserve"> </w:t>
      </w:r>
      <w:r w:rsidR="00D446C8" w:rsidRPr="00A66D8B">
        <w:rPr>
          <w:highlight w:val="yellow"/>
        </w:rPr>
        <w:t>environmental</w:t>
      </w:r>
      <w:r w:rsidR="00D446C8" w:rsidRPr="00A66D8B">
        <w:rPr>
          <w:highlight w:val="yellow"/>
        </w:rPr>
        <w:t xml:space="preserve"> </w:t>
      </w:r>
      <w:r w:rsidR="00D446C8" w:rsidRPr="00A66D8B">
        <w:rPr>
          <w:highlight w:val="yellow"/>
        </w:rPr>
        <w:t>conditions are important in structuring the desert steppe community and have implications</w:t>
      </w:r>
      <w:r w:rsidR="00D446C8" w:rsidRPr="00A66D8B">
        <w:rPr>
          <w:highlight w:val="yellow"/>
        </w:rPr>
        <w:t xml:space="preserve"> </w:t>
      </w:r>
      <w:r w:rsidR="00D446C8" w:rsidRPr="00A66D8B">
        <w:rPr>
          <w:highlight w:val="yellow"/>
        </w:rPr>
        <w:t>for predicting community structure under climate change. Thus, the predicted</w:t>
      </w:r>
      <w:r w:rsidR="00D446C8" w:rsidRPr="00A66D8B">
        <w:rPr>
          <w:highlight w:val="yellow"/>
        </w:rPr>
        <w:t xml:space="preserve"> </w:t>
      </w:r>
      <w:r w:rsidR="00D446C8" w:rsidRPr="00A66D8B">
        <w:rPr>
          <w:highlight w:val="yellow"/>
        </w:rPr>
        <w:t xml:space="preserve">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D446C8" w:rsidRPr="00A66D8B">
        <w:rPr>
          <w:highlight w:val="yellow"/>
        </w:rPr>
        <w:t>.</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w:t>
      </w:r>
      <w:r w:rsidR="00C81F8A" w:rsidRPr="00A817C7">
        <w:rPr>
          <w:highlight w:val="yellow"/>
        </w:rPr>
        <w:t xml:space="preserve"> </w:t>
      </w:r>
      <w:r w:rsidR="00C81F8A" w:rsidRPr="00A817C7">
        <w:rPr>
          <w:highlight w:val="yellow"/>
        </w:rPr>
        <w:t>to environmental conditions both within and between species.</w:t>
      </w:r>
      <w:r w:rsidR="00626FBC" w:rsidRPr="00A817C7">
        <w:rPr>
          <w:highlight w:val="yellow"/>
        </w:rPr>
        <w:t xml:space="preserve"> </w:t>
      </w:r>
      <w:r w:rsidR="00626FBC" w:rsidRPr="00A817C7">
        <w:rPr>
          <w:highlight w:val="yellow"/>
        </w:rPr>
        <w:t>Most research has concluded</w:t>
      </w:r>
      <w:r w:rsidR="00626FBC" w:rsidRPr="00A817C7">
        <w:rPr>
          <w:highlight w:val="yellow"/>
        </w:rPr>
        <w:t xml:space="preserve"> </w:t>
      </w:r>
      <w:r w:rsidR="00626FBC" w:rsidRPr="00A817C7">
        <w:rPr>
          <w:highlight w:val="yellow"/>
        </w:rPr>
        <w:t>that large seeds buffer seedling growth from some of the negative</w:t>
      </w:r>
      <w:r w:rsidR="00626FBC" w:rsidRPr="00A817C7">
        <w:rPr>
          <w:highlight w:val="yellow"/>
        </w:rPr>
        <w:t xml:space="preserve"> </w:t>
      </w:r>
      <w:r w:rsidR="00626FBC" w:rsidRPr="00A817C7">
        <w:rPr>
          <w:highlight w:val="yellow"/>
        </w:rPr>
        <w:t>effects of drought stress (</w:t>
      </w:r>
      <w:commentRangeStart w:id="75"/>
      <w:r w:rsidR="00626FBC" w:rsidRPr="00A817C7">
        <w:rPr>
          <w:highlight w:val="yellow"/>
        </w:rPr>
        <w:t>Leishman et al., 2000</w:t>
      </w:r>
      <w:commentRangeEnd w:id="75"/>
      <w:r w:rsidR="00A3686C">
        <w:rPr>
          <w:rStyle w:val="Refdecomentario"/>
        </w:rPr>
        <w:commentReference w:id="75"/>
      </w:r>
      <w:r w:rsidR="00626FBC" w:rsidRPr="00A817C7">
        <w:rPr>
          <w:highlight w:val="yellow"/>
        </w:rPr>
        <w:t>), and experimental</w:t>
      </w:r>
      <w:r w:rsidR="00626FBC" w:rsidRPr="00A817C7">
        <w:rPr>
          <w:highlight w:val="yellow"/>
        </w:rPr>
        <w:t xml:space="preserve"> </w:t>
      </w:r>
      <w:r w:rsidR="00626FBC" w:rsidRPr="00A817C7">
        <w:rPr>
          <w:highlight w:val="yellow"/>
        </w:rPr>
        <w:t>evidence for the advantage of large seeds for establishment under</w:t>
      </w:r>
      <w:r w:rsidR="00626FBC" w:rsidRPr="00A817C7">
        <w:rPr>
          <w:highlight w:val="yellow"/>
        </w:rPr>
        <w:t xml:space="preserve"> </w:t>
      </w:r>
      <w:r w:rsidR="00626FBC" w:rsidRPr="00A817C7">
        <w:rPr>
          <w:highlight w:val="yellow"/>
        </w:rPr>
        <w:t>low soil moisture conditions has been reported (Leishman &amp; Westoby,</w:t>
      </w:r>
      <w:r w:rsidR="00626FBC" w:rsidRPr="00A817C7">
        <w:rPr>
          <w:highlight w:val="yellow"/>
        </w:rPr>
        <w:t xml:space="preserve"> </w:t>
      </w:r>
      <w:r w:rsidR="00626FBC" w:rsidRPr="00A817C7">
        <w:rPr>
          <w:highlight w:val="yellow"/>
        </w:rPr>
        <w:t>1994). However, the relationships between germination under drought</w:t>
      </w:r>
      <w:r w:rsidR="00626FBC" w:rsidRPr="00A817C7">
        <w:rPr>
          <w:highlight w:val="yellow"/>
        </w:rPr>
        <w:t xml:space="preserve"> </w:t>
      </w:r>
      <w:r w:rsidR="00626FBC" w:rsidRPr="00A817C7">
        <w:rPr>
          <w:highlight w:val="yellow"/>
        </w:rPr>
        <w:t>stress and seed size might differ among ecosystems. Therefore, de</w:t>
      </w:r>
      <w:r w:rsidR="00A817C7" w:rsidRPr="00A817C7">
        <w:rPr>
          <w:highlight w:val="yellow"/>
        </w:rPr>
        <w:t>t</w:t>
      </w:r>
      <w:r w:rsidR="00626FBC" w:rsidRPr="00A817C7">
        <w:rPr>
          <w:highlight w:val="yellow"/>
        </w:rPr>
        <w:t>ermining</w:t>
      </w:r>
      <w:r w:rsidR="00626FBC" w:rsidRPr="00A817C7">
        <w:rPr>
          <w:highlight w:val="yellow"/>
        </w:rPr>
        <w:t xml:space="preserve"> </w:t>
      </w:r>
      <w:r w:rsidR="00626FBC" w:rsidRPr="00A817C7">
        <w:rPr>
          <w:highlight w:val="yellow"/>
        </w:rPr>
        <w:t>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Pr="00DE31D9" w:rsidRDefault="00AE4763" w:rsidP="00D446C8">
      <w:pPr>
        <w:autoSpaceDE w:val="0"/>
        <w:autoSpaceDN w:val="0"/>
        <w:adjustRightInd w:val="0"/>
        <w:spacing w:after="0" w:line="240" w:lineRule="auto"/>
      </w:pPr>
      <w:proofErr w:type="spellStart"/>
      <w:r>
        <w:t>Orsenigo</w:t>
      </w:r>
      <w:proofErr w:type="spellEnd"/>
      <w:r>
        <w:t xml:space="preserve"> 2015 </w:t>
      </w:r>
    </w:p>
    <w:p w14:paraId="7DED688A" w14:textId="3403CC08" w:rsidR="00CA0E0D" w:rsidRPr="00CA0E0D" w:rsidRDefault="0049360F" w:rsidP="00BD4B3A">
      <w:pPr>
        <w:pStyle w:val="Ttulo2"/>
        <w:spacing w:line="360" w:lineRule="auto"/>
        <w:rPr>
          <w:lang w:val="en-US"/>
        </w:rPr>
      </w:pPr>
      <w:r>
        <w:rPr>
          <w:lang w:val="en-US"/>
        </w:rPr>
        <w:t>5. References</w:t>
      </w:r>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3"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FA07E6">
        <w:rPr>
          <w:rFonts w:asciiTheme="minorHAnsi" w:eastAsiaTheme="minorHAnsi" w:hAnsiTheme="minorHAnsi" w:cstheme="minorBidi"/>
          <w:color w:val="000000" w:themeColor="text1"/>
          <w:kern w:val="2"/>
          <w:sz w:val="22"/>
          <w:szCs w:val="22"/>
          <w:lang w:eastAsia="en-US"/>
          <w14:ligatures w14:val="standardContextual"/>
          <w:rPrChange w:id="76"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lastRenderedPageBreak/>
        <w:t xml:space="preserve">Lozano-Isla, F, Benites-Alfaro, OE, </w:t>
      </w:r>
      <w:proofErr w:type="spellStart"/>
      <w:r w:rsidRPr="00FA07E6">
        <w:rPr>
          <w:rFonts w:asciiTheme="minorHAnsi" w:eastAsiaTheme="minorHAnsi" w:hAnsiTheme="minorHAnsi" w:cstheme="minorBidi"/>
          <w:color w:val="000000" w:themeColor="text1"/>
          <w:kern w:val="2"/>
          <w:sz w:val="22"/>
          <w:szCs w:val="22"/>
          <w:lang w:eastAsia="en-US"/>
          <w14:ligatures w14:val="standardContextual"/>
          <w:rPrChange w:id="77"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Pompelli</w:t>
      </w:r>
      <w:proofErr w:type="spellEnd"/>
      <w:r w:rsidRPr="00FA07E6">
        <w:rPr>
          <w:rFonts w:asciiTheme="minorHAnsi" w:eastAsiaTheme="minorHAnsi" w:hAnsiTheme="minorHAnsi" w:cstheme="minorBidi"/>
          <w:color w:val="000000" w:themeColor="text1"/>
          <w:kern w:val="2"/>
          <w:sz w:val="22"/>
          <w:szCs w:val="22"/>
          <w:lang w:eastAsia="en-US"/>
          <w14:ligatures w14:val="standardContextual"/>
          <w:rPrChange w:id="78"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4T15:35:00Z" w:initials="CE">
    <w:p w14:paraId="537AD467" w14:textId="77777777" w:rsidR="00FF1154" w:rsidRDefault="00FF1154">
      <w:pPr>
        <w:pStyle w:val="Textocomentario"/>
      </w:pPr>
      <w:r>
        <w:rPr>
          <w:rStyle w:val="Refdecomentario"/>
        </w:rPr>
        <w:annotationRef/>
      </w:r>
      <w:r>
        <w:rPr>
          <w:color w:val="000000"/>
        </w:rPr>
        <w:t>Winkler DE, Butz RJ, Germino MJ, Reinhardt K, Kueppers LM (2018)</w:t>
      </w:r>
    </w:p>
    <w:p w14:paraId="2A334D69" w14:textId="77777777" w:rsidR="00FF1154" w:rsidRDefault="00FF1154">
      <w:pPr>
        <w:pStyle w:val="Textocomentario"/>
      </w:pPr>
      <w:r>
        <w:rPr>
          <w:color w:val="000000"/>
        </w:rPr>
        <w:t>Snowmelt timing regulates community composition, phenology,</w:t>
      </w:r>
    </w:p>
    <w:p w14:paraId="0D2D6E65" w14:textId="77777777" w:rsidR="00FF1154" w:rsidRDefault="00FF1154">
      <w:pPr>
        <w:pStyle w:val="Textocomentario"/>
      </w:pPr>
      <w:r>
        <w:rPr>
          <w:color w:val="000000"/>
        </w:rPr>
        <w:t>and physiological performance of alpine plants. Front Plant Sci</w:t>
      </w:r>
    </w:p>
    <w:p w14:paraId="0E248326" w14:textId="77777777" w:rsidR="00FF1154" w:rsidRDefault="00FF1154" w:rsidP="005A5757">
      <w:pPr>
        <w:pStyle w:val="Textocomentario"/>
      </w:pPr>
      <w:r>
        <w:rPr>
          <w:color w:val="000000"/>
        </w:rPr>
        <w:t xml:space="preserve">9:1140. </w:t>
      </w:r>
      <w:r>
        <w:rPr>
          <w:color w:val="0000FF"/>
        </w:rPr>
        <w:t>https:// doi. org/ 10. 3389/ fpls. 2018. 01140</w:t>
      </w:r>
    </w:p>
  </w:comment>
  <w:comment w:id="1" w:author="CLARA ESPINOSA DEL ALBA" w:date="2023-10-05T16:38:00Z" w:initials="CE">
    <w:p w14:paraId="0C0F1104" w14:textId="77777777" w:rsidR="00B51D94" w:rsidRDefault="00B51D94" w:rsidP="003E3010">
      <w:pPr>
        <w:pStyle w:val="Textocomentario"/>
      </w:pPr>
      <w:r>
        <w:rPr>
          <w:rStyle w:val="Refdecomentario"/>
        </w:rPr>
        <w:annotationRef/>
      </w:r>
      <w:r>
        <w:t>Briceño et al 2015. Seed at risk: How will a changing alpine climate affect regeneration from seedsin alpine areas? Alpine botany 125(2) 59-68</w:t>
      </w:r>
    </w:p>
  </w:comment>
  <w:comment w:id="2" w:author="CLARA ESPINOSA DEL ALBA" w:date="2023-10-05T16:39:00Z" w:initials="CE">
    <w:p w14:paraId="5B4864C5" w14:textId="77777777" w:rsidR="004C529E" w:rsidRDefault="005E6715" w:rsidP="00A519B3">
      <w:pPr>
        <w:pStyle w:val="Textocomentario"/>
      </w:pPr>
      <w:r>
        <w:rPr>
          <w:rStyle w:val="Refdecomentario"/>
        </w:rPr>
        <w:annotationRef/>
      </w:r>
      <w:r w:rsidR="004C529E">
        <w:t>Larson and Funk 2016. Regeneration: an overlooked aspect of trait-based plant community assembly models. Journal of Ecology 104, 1284-1298</w:t>
      </w:r>
    </w:p>
  </w:comment>
  <w:comment w:id="3" w:author="CLARA ESPINOSA DEL ALBA" w:date="2023-10-05T16:40:00Z" w:initials="CE">
    <w:p w14:paraId="0CD09D1D" w14:textId="1903996C" w:rsidR="001A1DA8" w:rsidRDefault="001A1DA8" w:rsidP="00BD3943">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4" w:author="CLARA ESPINOSA DEL ALBA" w:date="2023-10-04T15:36:00Z" w:initials="CE">
    <w:p w14:paraId="3F6C17DF" w14:textId="471C34B4" w:rsidR="0000430E" w:rsidRDefault="0000430E">
      <w:pPr>
        <w:pStyle w:val="Textocomentario"/>
      </w:pPr>
      <w:r>
        <w:rPr>
          <w:rStyle w:val="Refdecomentario"/>
        </w:rPr>
        <w:annotationRef/>
      </w:r>
      <w:r>
        <w:t>Bewley JD, Bradford KJ, Hilhorst HWM, Nonogaki H (2013) Germination.</w:t>
      </w:r>
    </w:p>
    <w:p w14:paraId="30DC9E47" w14:textId="77777777" w:rsidR="0000430E" w:rsidRDefault="0000430E">
      <w:pPr>
        <w:pStyle w:val="Textocomentario"/>
      </w:pPr>
      <w:r>
        <w:t>In: Bewley B et al (eds) Seeds: physiology of development.</w:t>
      </w:r>
    </w:p>
    <w:p w14:paraId="722BC28D" w14:textId="77777777" w:rsidR="0000430E" w:rsidRDefault="0000430E" w:rsidP="007947B5">
      <w:pPr>
        <w:pStyle w:val="Textocomentario"/>
      </w:pPr>
      <w:r>
        <w:t>Springer, pp 133–181</w:t>
      </w:r>
    </w:p>
  </w:comment>
  <w:comment w:id="5" w:author="CLARA ESPINOSA DEL ALBA" w:date="2023-10-06T09:52:00Z" w:initials="CE">
    <w:p w14:paraId="1C0C2453" w14:textId="77777777" w:rsidR="00412DDA" w:rsidRDefault="00412DDA">
      <w:pPr>
        <w:pStyle w:val="Textocomentario"/>
      </w:pPr>
      <w:r>
        <w:rPr>
          <w:rStyle w:val="Refdecomentario"/>
        </w:rPr>
        <w:annotationRef/>
      </w:r>
      <w:r>
        <w:rPr>
          <w:color w:val="131413"/>
        </w:rPr>
        <w:t>Allen PS, Meyer SE, Khan MA (2000) Hydrothermal time as a</w:t>
      </w:r>
    </w:p>
    <w:p w14:paraId="18DA4604" w14:textId="77777777" w:rsidR="00412DDA" w:rsidRDefault="00412DDA">
      <w:pPr>
        <w:pStyle w:val="Textocomentario"/>
      </w:pPr>
      <w:r>
        <w:rPr>
          <w:color w:val="131413"/>
        </w:rPr>
        <w:t>tool in comparative germination studies. Seed biology: advances</w:t>
      </w:r>
    </w:p>
    <w:p w14:paraId="5D351176" w14:textId="77777777" w:rsidR="00412DDA" w:rsidRDefault="00412DDA" w:rsidP="00B44B42">
      <w:pPr>
        <w:pStyle w:val="Textocomentario"/>
      </w:pPr>
      <w:r>
        <w:rPr>
          <w:color w:val="131413"/>
        </w:rPr>
        <w:t>and applications. CABI Publishing, Wallingford</w:t>
      </w:r>
    </w:p>
  </w:comment>
  <w:comment w:id="6" w:author="CLARA ESPINOSA DEL ALBA" w:date="2023-10-06T09:52:00Z" w:initials="CE">
    <w:p w14:paraId="2F23AD25" w14:textId="77777777" w:rsidR="00267E59" w:rsidRDefault="00267E59">
      <w:pPr>
        <w:pStyle w:val="Textocomentario"/>
      </w:pPr>
      <w:r>
        <w:rPr>
          <w:rStyle w:val="Refdecomentario"/>
        </w:rPr>
        <w:annotationRef/>
      </w:r>
      <w:r>
        <w:rPr>
          <w:color w:val="131413"/>
        </w:rPr>
        <w:t>Bradford KJ (2002) Applications of hydrothermal time to quantifying</w:t>
      </w:r>
    </w:p>
    <w:p w14:paraId="06B63644" w14:textId="77777777" w:rsidR="00267E59" w:rsidRDefault="00267E59">
      <w:pPr>
        <w:pStyle w:val="Textocomentario"/>
      </w:pPr>
      <w:r>
        <w:rPr>
          <w:color w:val="131413"/>
        </w:rPr>
        <w:t>and modeling seed germination and dormancy. Weed</w:t>
      </w:r>
    </w:p>
    <w:p w14:paraId="008BFBD4" w14:textId="77777777" w:rsidR="00267E59" w:rsidRDefault="00267E59" w:rsidP="00141327">
      <w:pPr>
        <w:pStyle w:val="Textocomentario"/>
      </w:pPr>
      <w:r>
        <w:rPr>
          <w:color w:val="131413"/>
        </w:rPr>
        <w:t>Sci 50:248–260</w:t>
      </w:r>
    </w:p>
  </w:comment>
  <w:comment w:id="7" w:author="CLARA ESPINOSA DEL ALBA" w:date="2023-10-06T09:52:00Z" w:initials="CE">
    <w:p w14:paraId="64C3581B" w14:textId="77777777" w:rsidR="00267E59" w:rsidRDefault="00267E59">
      <w:pPr>
        <w:pStyle w:val="Textocomentario"/>
      </w:pPr>
      <w:r>
        <w:rPr>
          <w:rStyle w:val="Refdecomentario"/>
        </w:rPr>
        <w:annotationRef/>
      </w:r>
      <w:r>
        <w:rPr>
          <w:color w:val="131413"/>
        </w:rPr>
        <w:t>Bewley JD, Bradford KJ, Hilhorst HWM, Nonogaki H (2013)</w:t>
      </w:r>
    </w:p>
    <w:p w14:paraId="3517F9D2" w14:textId="77777777" w:rsidR="00267E59" w:rsidRDefault="00267E59">
      <w:pPr>
        <w:pStyle w:val="Textocomentario"/>
      </w:pPr>
      <w:r>
        <w:rPr>
          <w:color w:val="131413"/>
        </w:rPr>
        <w:t>Environmental regulation of dormancy and germination. In:</w:t>
      </w:r>
    </w:p>
    <w:p w14:paraId="73D7CA59" w14:textId="77777777" w:rsidR="00267E59" w:rsidRDefault="00267E59">
      <w:pPr>
        <w:pStyle w:val="Textocomentario"/>
      </w:pPr>
      <w:r>
        <w:rPr>
          <w:color w:val="131413"/>
        </w:rPr>
        <w:t>Bewley JD, Bradford K, Hilhorst H (eds) Seeds: physiology</w:t>
      </w:r>
    </w:p>
    <w:p w14:paraId="387AA91A" w14:textId="77777777" w:rsidR="00267E59" w:rsidRDefault="00267E59">
      <w:pPr>
        <w:pStyle w:val="Textocomentario"/>
      </w:pPr>
      <w:r>
        <w:rPr>
          <w:color w:val="131413"/>
        </w:rPr>
        <w:t>of development, germination and dormancy, 3rd edn.</w:t>
      </w:r>
    </w:p>
    <w:p w14:paraId="25D6033F" w14:textId="77777777" w:rsidR="00267E59" w:rsidRDefault="00267E59" w:rsidP="00015A42">
      <w:pPr>
        <w:pStyle w:val="Textocomentario"/>
      </w:pPr>
      <w:r>
        <w:rPr>
          <w:color w:val="131413"/>
        </w:rPr>
        <w:t>Springer, New York</w:t>
      </w:r>
    </w:p>
  </w:comment>
  <w:comment w:id="8" w:author="CLARA ESPINOSA DEL ALBA" w:date="2023-10-06T10:10:00Z" w:initials="CE">
    <w:p w14:paraId="45AB36D8" w14:textId="77777777" w:rsidR="005032C4" w:rsidRDefault="005032C4">
      <w:pPr>
        <w:pStyle w:val="Textocomentario"/>
      </w:pPr>
      <w:r>
        <w:rPr>
          <w:rStyle w:val="Refdecomentario"/>
        </w:rPr>
        <w:annotationRef/>
      </w:r>
      <w:r>
        <w:rPr>
          <w:color w:val="000000"/>
        </w:rPr>
        <w:t>Fischer RA, Turner NC. 1978. Plant productivity in the arid</w:t>
      </w:r>
    </w:p>
    <w:p w14:paraId="5463C72C" w14:textId="77777777" w:rsidR="005032C4" w:rsidRDefault="005032C4">
      <w:pPr>
        <w:pStyle w:val="Textocomentario"/>
      </w:pPr>
      <w:r>
        <w:rPr>
          <w:color w:val="000000"/>
        </w:rPr>
        <w:t xml:space="preserve">and semiarid zones. </w:t>
      </w:r>
      <w:r>
        <w:rPr>
          <w:i/>
          <w:iCs/>
          <w:color w:val="000000"/>
        </w:rPr>
        <w:t>Annual Reviews of Plant Physiology</w:t>
      </w:r>
    </w:p>
    <w:p w14:paraId="12DCC07F" w14:textId="77777777" w:rsidR="005032C4" w:rsidRDefault="005032C4">
      <w:pPr>
        <w:pStyle w:val="Textocomentario"/>
      </w:pPr>
      <w:r>
        <w:rPr>
          <w:b/>
          <w:bCs/>
          <w:color w:val="000000"/>
        </w:rPr>
        <w:t>29</w:t>
      </w:r>
      <w:r>
        <w:rPr>
          <w:color w:val="000000"/>
        </w:rPr>
        <w:t xml:space="preserve">: 277-317. DOI: </w:t>
      </w:r>
      <w:r>
        <w:rPr>
          <w:color w:val="0000FF"/>
        </w:rPr>
        <w:t>https://doi.org/10.1146/annurev.pp.29.</w:t>
      </w:r>
    </w:p>
    <w:p w14:paraId="4E3F219F" w14:textId="77777777" w:rsidR="005032C4" w:rsidRDefault="005032C4" w:rsidP="005426BA">
      <w:pPr>
        <w:pStyle w:val="Textocomentario"/>
      </w:pPr>
      <w:r>
        <w:rPr>
          <w:color w:val="0000FF"/>
        </w:rPr>
        <w:t>060178.001425</w:t>
      </w:r>
    </w:p>
  </w:comment>
  <w:comment w:id="9" w:author="CLARA ESPINOSA DEL ALBA" w:date="2023-10-06T10:11:00Z" w:initials="CE">
    <w:p w14:paraId="27C7A332" w14:textId="77777777" w:rsidR="00186A01" w:rsidRDefault="00186A01">
      <w:pPr>
        <w:pStyle w:val="Textocomentario"/>
      </w:pPr>
      <w:r>
        <w:rPr>
          <w:rStyle w:val="Refdecomentario"/>
        </w:rPr>
        <w:annotationRef/>
      </w:r>
      <w:r>
        <w:rPr>
          <w:color w:val="000000"/>
        </w:rPr>
        <w:t>Leishman MR, Westoby M. 1994. The role of seed size in</w:t>
      </w:r>
    </w:p>
    <w:p w14:paraId="30CC6A97" w14:textId="77777777" w:rsidR="00186A01" w:rsidRDefault="00186A01">
      <w:pPr>
        <w:pStyle w:val="Textocomentario"/>
      </w:pPr>
      <w:r>
        <w:rPr>
          <w:color w:val="000000"/>
        </w:rPr>
        <w:t>seedling establishment in dry soil conditions</w:t>
      </w:r>
    </w:p>
    <w:p w14:paraId="2D21E9E4" w14:textId="77777777" w:rsidR="00186A01" w:rsidRDefault="00186A01">
      <w:pPr>
        <w:pStyle w:val="Textocomentario"/>
      </w:pPr>
      <w:r>
        <w:rPr>
          <w:color w:val="000000"/>
        </w:rPr>
        <w:t xml:space="preserve">experimental evidence from semi-arid species. </w:t>
      </w:r>
      <w:r>
        <w:rPr>
          <w:i/>
          <w:iCs/>
          <w:color w:val="000000"/>
        </w:rPr>
        <w:t>Journal</w:t>
      </w:r>
    </w:p>
    <w:p w14:paraId="09168ACD" w14:textId="77777777" w:rsidR="00186A01" w:rsidRDefault="00186A01">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186A01" w:rsidRDefault="00186A01" w:rsidP="0050383B">
      <w:pPr>
        <w:pStyle w:val="Textocomentario"/>
      </w:pPr>
      <w:r>
        <w:rPr>
          <w:color w:val="0000FF"/>
        </w:rPr>
        <w:t>07/2261293</w:t>
      </w:r>
    </w:p>
  </w:comment>
  <w:comment w:id="10" w:author="CLARA ESPINOSA DEL ALBA" w:date="2023-10-06T10:11:00Z" w:initials="CE">
    <w:p w14:paraId="376D86FF" w14:textId="77777777" w:rsidR="00186A01" w:rsidRDefault="00186A01">
      <w:pPr>
        <w:pStyle w:val="Textocomentario"/>
      </w:pPr>
      <w:r>
        <w:rPr>
          <w:rStyle w:val="Refdecomentario"/>
        </w:rPr>
        <w:annotationRef/>
      </w:r>
      <w:r>
        <w:t xml:space="preserve">Baskin CC, Baskin JM. 1998. </w:t>
      </w:r>
      <w:r>
        <w:rPr>
          <w:i/>
          <w:iCs/>
        </w:rPr>
        <w:t>Seeds: Ecology,</w:t>
      </w:r>
    </w:p>
    <w:p w14:paraId="7FE0A4D9" w14:textId="77777777" w:rsidR="00186A01" w:rsidRDefault="00186A01">
      <w:pPr>
        <w:pStyle w:val="Textocomentario"/>
      </w:pPr>
      <w:r>
        <w:rPr>
          <w:i/>
          <w:iCs/>
        </w:rPr>
        <w:t>Biogeography and Evolution of Dormancy and</w:t>
      </w:r>
    </w:p>
    <w:p w14:paraId="68210C38" w14:textId="77777777" w:rsidR="00186A01" w:rsidRDefault="00186A01">
      <w:pPr>
        <w:pStyle w:val="Textocomentario"/>
      </w:pPr>
      <w:r>
        <w:rPr>
          <w:i/>
          <w:iCs/>
        </w:rPr>
        <w:t>Germination</w:t>
      </w:r>
      <w:r>
        <w:t>. San Diego, California: Academic Press.</w:t>
      </w:r>
    </w:p>
    <w:p w14:paraId="329391E0" w14:textId="77777777" w:rsidR="00186A01" w:rsidRDefault="00186A01" w:rsidP="00515C35">
      <w:pPr>
        <w:pStyle w:val="Textocomentario"/>
      </w:pPr>
      <w:r>
        <w:t>ISBN-10: 0120802635</w:t>
      </w:r>
    </w:p>
  </w:comment>
  <w:comment w:id="11" w:author="CLARA ESPINOSA DEL ALBA" w:date="2023-10-06T10:12:00Z" w:initials="CE">
    <w:p w14:paraId="7257D817" w14:textId="77777777" w:rsidR="006D78C7" w:rsidRDefault="006D78C7">
      <w:pPr>
        <w:pStyle w:val="Textocomentario"/>
      </w:pPr>
      <w:r>
        <w:rPr>
          <w:rStyle w:val="Refdecomentario"/>
        </w:rPr>
        <w:annotationRef/>
      </w:r>
      <w:r>
        <w:rPr>
          <w:color w:val="000000"/>
        </w:rPr>
        <w:t>Norden N, Daws MI, Antoine C, Gonzalez MA, Garwood</w:t>
      </w:r>
    </w:p>
    <w:p w14:paraId="2F09EE75" w14:textId="77777777" w:rsidR="006D78C7" w:rsidRDefault="006D78C7">
      <w:pPr>
        <w:pStyle w:val="Textocomentario"/>
      </w:pPr>
      <w:r>
        <w:rPr>
          <w:color w:val="000000"/>
        </w:rPr>
        <w:t>NC, Chave J. 2009. The relationship between seed mass</w:t>
      </w:r>
    </w:p>
    <w:p w14:paraId="2B0DBAF9" w14:textId="77777777" w:rsidR="006D78C7" w:rsidRDefault="006D78C7">
      <w:pPr>
        <w:pStyle w:val="Textocomentario"/>
      </w:pPr>
      <w:r>
        <w:rPr>
          <w:color w:val="000000"/>
        </w:rPr>
        <w:t>and mean time to germination for 1037 tree species</w:t>
      </w:r>
    </w:p>
    <w:p w14:paraId="48CAAC56" w14:textId="77777777" w:rsidR="006D78C7" w:rsidRDefault="006D78C7">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6D78C7" w:rsidRDefault="006D78C7">
      <w:pPr>
        <w:pStyle w:val="Textocomentario"/>
      </w:pPr>
      <w:r>
        <w:rPr>
          <w:color w:val="000000"/>
        </w:rPr>
        <w:t xml:space="preserve">203-210. DOI: </w:t>
      </w:r>
      <w:r>
        <w:rPr>
          <w:color w:val="0000FF"/>
        </w:rPr>
        <w:t>https://doi.org/10.1111/j.1365-2435.200</w:t>
      </w:r>
    </w:p>
    <w:p w14:paraId="62ADD43D" w14:textId="77777777" w:rsidR="006D78C7" w:rsidRDefault="006D78C7" w:rsidP="009600FE">
      <w:pPr>
        <w:pStyle w:val="Textocomentario"/>
      </w:pPr>
      <w:r>
        <w:rPr>
          <w:color w:val="0000FF"/>
        </w:rPr>
        <w:t>8.01477.x</w:t>
      </w:r>
    </w:p>
  </w:comment>
  <w:comment w:id="12" w:author="CLARA ESPINOSA DEL ALBA" w:date="2023-10-06T10:12:00Z" w:initials="CE">
    <w:p w14:paraId="3B154495" w14:textId="77777777" w:rsidR="006D78C7" w:rsidRDefault="006D78C7">
      <w:pPr>
        <w:pStyle w:val="Textocomentario"/>
      </w:pPr>
      <w:r>
        <w:rPr>
          <w:rStyle w:val="Refdecomentario"/>
        </w:rPr>
        <w:annotationRef/>
      </w:r>
      <w:r>
        <w:rPr>
          <w:color w:val="000000"/>
        </w:rPr>
        <w:t>Kikuzawa K, Koyama H. 1999. Scaling of soil water</w:t>
      </w:r>
    </w:p>
    <w:p w14:paraId="39F4CF76" w14:textId="77777777" w:rsidR="006D78C7" w:rsidRDefault="006D78C7">
      <w:pPr>
        <w:pStyle w:val="Textocomentario"/>
      </w:pPr>
      <w:r>
        <w:rPr>
          <w:color w:val="000000"/>
        </w:rPr>
        <w:t>absorption by seeds: an experiment using seed</w:t>
      </w:r>
    </w:p>
    <w:p w14:paraId="7FC7B8B5" w14:textId="77777777" w:rsidR="006D78C7" w:rsidRDefault="006D78C7">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6D78C7" w:rsidRDefault="006D78C7" w:rsidP="006175FA">
      <w:pPr>
        <w:pStyle w:val="Textocomentario"/>
      </w:pPr>
      <w:r>
        <w:rPr>
          <w:color w:val="0000FF"/>
        </w:rPr>
        <w:t>https://doi.org/10.1017/S0960258599000197</w:t>
      </w:r>
    </w:p>
  </w:comment>
  <w:comment w:id="13" w:author="CLARA ESPINOSA DEL ALBA" w:date="2023-10-06T10:12:00Z" w:initials="CE">
    <w:p w14:paraId="37B187C3" w14:textId="77777777" w:rsidR="002C52AC" w:rsidRDefault="002C52AC">
      <w:pPr>
        <w:pStyle w:val="Textocomentario"/>
      </w:pPr>
      <w:r>
        <w:rPr>
          <w:rStyle w:val="Refdecomentario"/>
        </w:rPr>
        <w:annotationRef/>
      </w:r>
      <w:r>
        <w:rPr>
          <w:color w:val="000000"/>
        </w:rPr>
        <w:t>Kidson R, Westoby M. 2000. Seed mass and seedling</w:t>
      </w:r>
    </w:p>
    <w:p w14:paraId="30B202A2" w14:textId="77777777" w:rsidR="002C52AC" w:rsidRDefault="002C52AC">
      <w:pPr>
        <w:pStyle w:val="Textocomentario"/>
      </w:pPr>
      <w:r>
        <w:rPr>
          <w:color w:val="000000"/>
        </w:rPr>
        <w:t>dimensions in relation to seedling establishment.</w:t>
      </w:r>
    </w:p>
    <w:p w14:paraId="381BBC92" w14:textId="77777777" w:rsidR="002C52AC" w:rsidRDefault="002C52AC">
      <w:pPr>
        <w:pStyle w:val="Textocomentario"/>
      </w:pPr>
      <w:r>
        <w:rPr>
          <w:i/>
          <w:iCs/>
          <w:color w:val="000000"/>
        </w:rPr>
        <w:t xml:space="preserve">Oecologia </w:t>
      </w:r>
      <w:r>
        <w:rPr>
          <w:b/>
          <w:bCs/>
          <w:color w:val="000000"/>
        </w:rPr>
        <w:t>125</w:t>
      </w:r>
      <w:r>
        <w:rPr>
          <w:color w:val="000000"/>
        </w:rPr>
        <w:t xml:space="preserve">: 11-17. DOI: </w:t>
      </w:r>
      <w:r>
        <w:rPr>
          <w:color w:val="0000FF"/>
        </w:rPr>
        <w:t>https://doi.org/10.1007/PL</w:t>
      </w:r>
    </w:p>
    <w:p w14:paraId="28DB9215" w14:textId="77777777" w:rsidR="002C52AC" w:rsidRDefault="002C52AC" w:rsidP="003A3557">
      <w:pPr>
        <w:pStyle w:val="Textocomentario"/>
      </w:pPr>
      <w:r>
        <w:rPr>
          <w:color w:val="0000FF"/>
        </w:rPr>
        <w:t>00008882</w:t>
      </w:r>
    </w:p>
  </w:comment>
  <w:comment w:id="14" w:author="CLARA ESPINOSA DEL ALBA" w:date="2023-10-06T10:12:00Z" w:initials="CE">
    <w:p w14:paraId="6DFAB67A" w14:textId="77777777" w:rsidR="002C52AC" w:rsidRDefault="002C52AC">
      <w:pPr>
        <w:pStyle w:val="Textocomentario"/>
      </w:pPr>
      <w:r>
        <w:rPr>
          <w:rStyle w:val="Refdecomentario"/>
        </w:rPr>
        <w:annotationRef/>
      </w:r>
      <w:r>
        <w:rPr>
          <w:color w:val="000000"/>
        </w:rPr>
        <w:t>Merino-Martín L, Courtauld C, Commander L, Turner S,</w:t>
      </w:r>
    </w:p>
    <w:p w14:paraId="46375284" w14:textId="77777777" w:rsidR="002C52AC" w:rsidRDefault="002C52AC">
      <w:pPr>
        <w:pStyle w:val="Textocomentario"/>
      </w:pPr>
      <w:r>
        <w:rPr>
          <w:color w:val="000000"/>
        </w:rPr>
        <w:t>Lewandrowski W, Stevens J. 2017. Interactions between</w:t>
      </w:r>
    </w:p>
    <w:p w14:paraId="536576E1" w14:textId="77777777" w:rsidR="002C52AC" w:rsidRDefault="002C52AC">
      <w:pPr>
        <w:pStyle w:val="Textocomentario"/>
      </w:pPr>
      <w:r>
        <w:rPr>
          <w:color w:val="000000"/>
        </w:rPr>
        <w:t>seed functional traits and burial depth regulate</w:t>
      </w:r>
    </w:p>
    <w:p w14:paraId="768E8946" w14:textId="77777777" w:rsidR="002C52AC" w:rsidRDefault="002C52AC">
      <w:pPr>
        <w:pStyle w:val="Textocomentario"/>
      </w:pPr>
      <w:r>
        <w:rPr>
          <w:color w:val="000000"/>
        </w:rPr>
        <w:t>germination and seedling emergence under water stress</w:t>
      </w:r>
    </w:p>
    <w:p w14:paraId="55354614" w14:textId="77777777" w:rsidR="002C52AC" w:rsidRDefault="002C52AC">
      <w:pPr>
        <w:pStyle w:val="Textocomentario"/>
      </w:pPr>
      <w:r>
        <w:rPr>
          <w:color w:val="000000"/>
        </w:rPr>
        <w:t xml:space="preserve">in species from semi-arid environments. </w:t>
      </w:r>
      <w:r>
        <w:rPr>
          <w:i/>
          <w:iCs/>
          <w:color w:val="000000"/>
        </w:rPr>
        <w:t>Journal of Arid</w:t>
      </w:r>
    </w:p>
    <w:p w14:paraId="77CE4CA5" w14:textId="77777777" w:rsidR="002C52AC" w:rsidRDefault="002C52AC">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2C52AC" w:rsidRDefault="002C52AC" w:rsidP="003A53AD">
      <w:pPr>
        <w:pStyle w:val="Textocomentario"/>
      </w:pPr>
      <w:r>
        <w:rPr>
          <w:color w:val="0000FF"/>
        </w:rPr>
        <w:t>j.jaridenv.2017.07.018</w:t>
      </w:r>
    </w:p>
  </w:comment>
  <w:comment w:id="15" w:author="CLARA ESPINOSA DEL ALBA" w:date="2023-10-05T16:41:00Z" w:initials="CE">
    <w:p w14:paraId="1A83911D" w14:textId="25C8EBFC" w:rsidR="00054E4D" w:rsidRDefault="00054E4D" w:rsidP="00E2014B">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6" w:author="CLARA ESPINOSA DEL ALBA" w:date="2023-10-05T16:42:00Z" w:initials="CE">
    <w:p w14:paraId="5A79D43A" w14:textId="77777777" w:rsidR="00982FF4" w:rsidRDefault="00982FF4" w:rsidP="009B023E">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7" w:author="CLARA ESPINOSA DEL ALBA" w:date="2023-10-05T15:18:00Z" w:initials="CE">
    <w:p w14:paraId="1747DBCC" w14:textId="6F5A7F63" w:rsidR="00B91F6A" w:rsidRDefault="00B91F6A" w:rsidP="004F0824">
      <w:pPr>
        <w:pStyle w:val="Textocomentario"/>
      </w:pPr>
      <w:r>
        <w:rPr>
          <w:rStyle w:val="Refdecomentario"/>
        </w:rPr>
        <w:annotationRef/>
      </w:r>
      <w:r>
        <w:t>Check if this also happens in the Cantabrians mountains</w:t>
      </w:r>
    </w:p>
  </w:comment>
  <w:comment w:id="18" w:author="CLARA ESPINOSA DEL ALBA" w:date="2023-10-05T16:43:00Z" w:initials="CE">
    <w:p w14:paraId="1C3F73BD" w14:textId="77777777" w:rsidR="001B06AC" w:rsidRDefault="001B06AC" w:rsidP="00D7746F">
      <w:pPr>
        <w:pStyle w:val="Textocomentario"/>
      </w:pPr>
      <w:r>
        <w:rPr>
          <w:rStyle w:val="Refdecomentario"/>
        </w:rPr>
        <w:annotationRef/>
      </w:r>
      <w:r>
        <w:t>Study case in norway Cliamte in Norway 2011- A knowledge base for climate adaptation</w:t>
      </w:r>
    </w:p>
  </w:comment>
  <w:comment w:id="19" w:author="CLARA ESPINOSA DEL ALBA" w:date="2023-10-06T10:39:00Z" w:initials="CE">
    <w:p w14:paraId="54F9E454" w14:textId="77777777" w:rsidR="00A3686C" w:rsidRDefault="00A3686C">
      <w:pPr>
        <w:pStyle w:val="Textocomentario"/>
      </w:pPr>
      <w:r>
        <w:rPr>
          <w:rStyle w:val="Refdecomentario"/>
        </w:rPr>
        <w:annotationRef/>
      </w:r>
      <w:r>
        <w:t>Rubio de Casas, R., Willis, C. G., Pearse, W. D., Baskin, C. C., Baskin, J.</w:t>
      </w:r>
    </w:p>
    <w:p w14:paraId="11B95D62" w14:textId="77777777" w:rsidR="00A3686C" w:rsidRDefault="00A3686C">
      <w:pPr>
        <w:pStyle w:val="Textocomentario"/>
      </w:pPr>
      <w:r>
        <w:t>M., &amp; Cavender‐Bares, J. (2017). Global biogeography of seed dormancy</w:t>
      </w:r>
    </w:p>
    <w:p w14:paraId="0F403D8A" w14:textId="77777777" w:rsidR="00A3686C" w:rsidRDefault="00A3686C">
      <w:pPr>
        <w:pStyle w:val="Textocomentario"/>
      </w:pPr>
      <w:r>
        <w:t>is determined by seasonality and seed size: A case study in the</w:t>
      </w:r>
    </w:p>
    <w:p w14:paraId="2E858ECE" w14:textId="77777777" w:rsidR="00A3686C" w:rsidRDefault="00A3686C">
      <w:pPr>
        <w:pStyle w:val="Textocomentario"/>
      </w:pPr>
      <w:r>
        <w:t xml:space="preserve">legumes. </w:t>
      </w:r>
      <w:r>
        <w:rPr>
          <w:i/>
          <w:iCs/>
        </w:rPr>
        <w:t>New Phytologist</w:t>
      </w:r>
      <w:r>
        <w:t xml:space="preserve">, </w:t>
      </w:r>
      <w:r>
        <w:rPr>
          <w:i/>
          <w:iCs/>
        </w:rPr>
        <w:t>214</w:t>
      </w:r>
      <w:r>
        <w:t>, 1527–1536. https://doi.org/10.1111/</w:t>
      </w:r>
    </w:p>
    <w:p w14:paraId="3E3EAE69" w14:textId="77777777" w:rsidR="00A3686C" w:rsidRDefault="00A3686C" w:rsidP="0062683B">
      <w:pPr>
        <w:pStyle w:val="Textocomentario"/>
      </w:pPr>
      <w:r>
        <w:t>nph.14498</w:t>
      </w:r>
    </w:p>
  </w:comment>
  <w:comment w:id="20" w:author="CLARA ESPINOSA DEL ALBA" w:date="2023-10-06T10:39:00Z" w:initials="CE">
    <w:p w14:paraId="394DB7E7" w14:textId="77777777" w:rsidR="00721DBE" w:rsidRDefault="00721DBE">
      <w:pPr>
        <w:pStyle w:val="Textocomentario"/>
      </w:pPr>
      <w:r>
        <w:rPr>
          <w:rStyle w:val="Refdecomentario"/>
        </w:rPr>
        <w:annotationRef/>
      </w:r>
      <w:r>
        <w:t>Kitajima, K., &amp; Fenner, M. (2000). Ecology of seedling regeneration. In M.</w:t>
      </w:r>
    </w:p>
    <w:p w14:paraId="7594DD1A" w14:textId="77777777" w:rsidR="00721DBE" w:rsidRDefault="00721DBE">
      <w:pPr>
        <w:pStyle w:val="Textocomentario"/>
      </w:pPr>
      <w:r>
        <w:t xml:space="preserve">Fenner (Ed.), </w:t>
      </w:r>
      <w:r>
        <w:rPr>
          <w:i/>
          <w:iCs/>
        </w:rPr>
        <w:t xml:space="preserve">Seeds: Ecology of regeneration in plant communities </w:t>
      </w:r>
      <w:r>
        <w:t>(2nd</w:t>
      </w:r>
    </w:p>
    <w:p w14:paraId="058D271D" w14:textId="77777777" w:rsidR="00721DBE" w:rsidRDefault="00721DBE" w:rsidP="000C3C49">
      <w:pPr>
        <w:pStyle w:val="Textocomentario"/>
      </w:pPr>
      <w:r>
        <w:t>ed., pp. 331–359). Wallingford, UK: CABI</w:t>
      </w:r>
    </w:p>
  </w:comment>
  <w:comment w:id="21" w:author="CLARA ESPINOSA DEL ALBA" w:date="2023-10-06T10:40:00Z" w:initials="CE">
    <w:p w14:paraId="62B7A7E2" w14:textId="77777777" w:rsidR="00721DBE" w:rsidRDefault="00721DBE">
      <w:pPr>
        <w:pStyle w:val="Textocomentario"/>
      </w:pPr>
      <w:r>
        <w:rPr>
          <w:rStyle w:val="Refdecomentario"/>
        </w:rPr>
        <w:annotationRef/>
      </w:r>
      <w:r>
        <w:t>Pake, C. E., &amp; Venable, D. L. (1996). Seed banks in desert annuals:</w:t>
      </w:r>
    </w:p>
    <w:p w14:paraId="3AB08615" w14:textId="77777777" w:rsidR="00721DBE" w:rsidRDefault="00721DBE">
      <w:pPr>
        <w:pStyle w:val="Textocomentario"/>
      </w:pPr>
      <w:r>
        <w:t>Implications for persistence and coexistence in variable environments.</w:t>
      </w:r>
    </w:p>
    <w:p w14:paraId="66FC128A" w14:textId="77777777" w:rsidR="00721DBE" w:rsidRDefault="00721DBE" w:rsidP="00F66554">
      <w:pPr>
        <w:pStyle w:val="Textocomentario"/>
      </w:pPr>
      <w:r>
        <w:rPr>
          <w:i/>
          <w:iCs/>
        </w:rPr>
        <w:t>Ecology</w:t>
      </w:r>
      <w:r>
        <w:t xml:space="preserve">, </w:t>
      </w:r>
      <w:r>
        <w:rPr>
          <w:i/>
          <w:iCs/>
        </w:rPr>
        <w:t>77</w:t>
      </w:r>
      <w:r>
        <w:t>, 1427–1435. https://doi.org/10.2307/2265540</w:t>
      </w:r>
    </w:p>
  </w:comment>
  <w:comment w:id="22" w:author="CLARA ESPINOSA DEL ALBA" w:date="2023-10-06T10:40:00Z" w:initials="CE">
    <w:p w14:paraId="53B32EA6" w14:textId="77777777" w:rsidR="00DF2D11" w:rsidRDefault="00DF2D11">
      <w:pPr>
        <w:pStyle w:val="Textocomentario"/>
      </w:pPr>
      <w:r>
        <w:rPr>
          <w:rStyle w:val="Refdecomentario"/>
        </w:rPr>
        <w:annotationRef/>
      </w:r>
      <w:r>
        <w:t>Kos, M., &amp; Poschlod, P. (2008). Correlates of inter‐specific variation</w:t>
      </w:r>
    </w:p>
    <w:p w14:paraId="1C11674E" w14:textId="77777777" w:rsidR="00DF2D11" w:rsidRDefault="00DF2D11">
      <w:pPr>
        <w:pStyle w:val="Textocomentario"/>
      </w:pPr>
      <w:r>
        <w:t>in germination response to water stress in a semi‐arid savannah.</w:t>
      </w:r>
    </w:p>
    <w:p w14:paraId="62B4DC5F" w14:textId="77777777" w:rsidR="00DF2D11" w:rsidRDefault="00DF2D11">
      <w:pPr>
        <w:pStyle w:val="Textocomentario"/>
      </w:pPr>
      <w:r>
        <w:rPr>
          <w:i/>
          <w:iCs/>
        </w:rPr>
        <w:t>Basic &amp; Applied Ecology</w:t>
      </w:r>
      <w:r>
        <w:t xml:space="preserve">, </w:t>
      </w:r>
      <w:r>
        <w:rPr>
          <w:i/>
          <w:iCs/>
        </w:rPr>
        <w:t>9</w:t>
      </w:r>
      <w:r>
        <w:t>, 645–652. https://doi.org/10.1016/j.</w:t>
      </w:r>
    </w:p>
    <w:p w14:paraId="65F79CF5" w14:textId="77777777" w:rsidR="00DF2D11" w:rsidRDefault="00DF2D11" w:rsidP="00F815CA">
      <w:pPr>
        <w:pStyle w:val="Textocomentario"/>
      </w:pPr>
      <w:r>
        <w:t>baae.2007.10.005</w:t>
      </w:r>
    </w:p>
  </w:comment>
  <w:comment w:id="23" w:author="CLARA ESPINOSA DEL ALBA" w:date="2023-10-05T16:45:00Z" w:initials="CE">
    <w:p w14:paraId="371D9B8D" w14:textId="27735C66" w:rsidR="00DC5D55" w:rsidRDefault="00DC5D55" w:rsidP="00D7002F">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4" w:author="CLARA ESPINOSA DEL ALBA" w:date="2023-10-05T16:46:00Z" w:initials="CE">
    <w:p w14:paraId="42B0302E" w14:textId="77777777" w:rsidR="0066589A" w:rsidRDefault="0066589A" w:rsidP="00835696">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5" w:author="CLARA ESPINOSA DEL ALBA" w:date="2023-10-04T15:36:00Z" w:initials="CE">
    <w:p w14:paraId="422F575A" w14:textId="7541184C" w:rsidR="006E27D6" w:rsidRDefault="006E27D6" w:rsidP="006E27D6">
      <w:pPr>
        <w:pStyle w:val="Textocomentario"/>
      </w:pPr>
      <w:r>
        <w:rPr>
          <w:rStyle w:val="Refdecomentario"/>
        </w:rPr>
        <w:annotationRef/>
      </w:r>
      <w:r>
        <w:t>Onipchenko VG (2004) Alpine ecosystems in the Northwest Caucasus.</w:t>
      </w:r>
    </w:p>
    <w:p w14:paraId="2D370205" w14:textId="77777777" w:rsidR="006E27D6" w:rsidRDefault="006E27D6" w:rsidP="006E27D6">
      <w:pPr>
        <w:pStyle w:val="Textocomentario"/>
      </w:pPr>
      <w:r>
        <w:t>Springer Science &amp; Business Media</w:t>
      </w:r>
    </w:p>
  </w:comment>
  <w:comment w:id="26" w:author="CLARA ESPINOSA DEL ALBA" w:date="2023-10-05T16:47:00Z" w:initials="CE">
    <w:p w14:paraId="5633BD70" w14:textId="77777777" w:rsidR="006F10CA" w:rsidRDefault="00E21272" w:rsidP="00F779D2">
      <w:pPr>
        <w:pStyle w:val="Textocomentario"/>
      </w:pPr>
      <w:r>
        <w:rPr>
          <w:rStyle w:val="Refdecomentario"/>
        </w:rPr>
        <w:annotationRef/>
      </w:r>
      <w:r w:rsidR="006F10CA">
        <w:t>Evans and Dennehy 2005. Germ banking: bet-hedging and variable release from egg and seed dormancy. The Quarterly review of biology 80, 431-451</w:t>
      </w:r>
    </w:p>
  </w:comment>
  <w:comment w:id="27" w:author="CLARA ESPINOSA DEL ALBA" w:date="2023-10-05T16:48:00Z" w:initials="CE">
    <w:p w14:paraId="397D1F39" w14:textId="33F4886D" w:rsidR="00D90541" w:rsidRDefault="00D90541" w:rsidP="00EA2FDE">
      <w:pPr>
        <w:pStyle w:val="Textocomentario"/>
      </w:pPr>
      <w:r>
        <w:rPr>
          <w:rStyle w:val="Refdecomentario"/>
        </w:rPr>
        <w:annotationRef/>
      </w:r>
      <w:r>
        <w:t>Clinal population divergence in an adaptative parental environmental effect that adust seed banking. New phytologist 214, 1230-1244</w:t>
      </w:r>
    </w:p>
  </w:comment>
  <w:comment w:id="28" w:author="CLARA ESPINOSA DEL ALBA" w:date="2023-10-06T09:14:00Z" w:initials="CE">
    <w:p w14:paraId="4E13F2BB" w14:textId="77777777" w:rsidR="00FC5BEC" w:rsidRDefault="00FC5BEC" w:rsidP="00AC053D">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29" w:author="CLARA ESPINOSA DEL ALBA" w:date="2023-10-06T09:15:00Z" w:initials="CE">
    <w:p w14:paraId="714AA823" w14:textId="77777777" w:rsidR="007E7249" w:rsidRDefault="007E7249">
      <w:pPr>
        <w:pStyle w:val="Textocomentario"/>
      </w:pPr>
      <w:r>
        <w:rPr>
          <w:rStyle w:val="Refdecomentario"/>
        </w:rPr>
        <w:annotationRef/>
      </w:r>
      <w:r>
        <w:rPr>
          <w:color w:val="000000"/>
        </w:rPr>
        <w:t>Blum A. Drought resistance—is it really a complex trait? Functional Plant Biology. 2011; 38: 753.</w:t>
      </w:r>
    </w:p>
    <w:p w14:paraId="7E773B7F" w14:textId="77777777" w:rsidR="007E7249" w:rsidRDefault="007E7249" w:rsidP="004C5159">
      <w:pPr>
        <w:pStyle w:val="Textocomentario"/>
      </w:pPr>
      <w:r>
        <w:rPr>
          <w:color w:val="2C5CFB"/>
        </w:rPr>
        <w:t xml:space="preserve">https://doi.org/10.1071/FP11101 </w:t>
      </w:r>
      <w:r>
        <w:rPr>
          <w:color w:val="000000"/>
        </w:rPr>
        <w:t xml:space="preserve">PMID: </w:t>
      </w:r>
      <w:r>
        <w:rPr>
          <w:color w:val="2C5CFB"/>
        </w:rPr>
        <w:t>32480932</w:t>
      </w:r>
    </w:p>
  </w:comment>
  <w:comment w:id="30" w:author="CLARA ESPINOSA DEL ALBA" w:date="2023-10-06T09:16:00Z" w:initials="CE">
    <w:p w14:paraId="450FBF18" w14:textId="77777777" w:rsidR="007E7249" w:rsidRDefault="007E7249">
      <w:pPr>
        <w:pStyle w:val="Textocomentario"/>
      </w:pPr>
      <w:r>
        <w:rPr>
          <w:rStyle w:val="Refdecomentario"/>
        </w:rPr>
        <w:annotationRef/>
      </w:r>
      <w:r>
        <w:rPr>
          <w:color w:val="000000"/>
        </w:rPr>
        <w:t>Finch-Savage WE, Leubner-Metzger G. Seed dormancy and the control of germination. New Phytologist.</w:t>
      </w:r>
    </w:p>
    <w:p w14:paraId="5059E6BD" w14:textId="77777777" w:rsidR="007E7249" w:rsidRDefault="007E7249" w:rsidP="00402F81">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1" w:author="CLARA ESPINOSA DEL ALBA" w:date="2023-10-06T09:53:00Z" w:initials="CE">
    <w:p w14:paraId="46CB007C" w14:textId="77777777" w:rsidR="00476EF1" w:rsidRDefault="00476EF1">
      <w:pPr>
        <w:pStyle w:val="Textocomentario"/>
      </w:pPr>
      <w:r>
        <w:rPr>
          <w:rStyle w:val="Refdecomentario"/>
        </w:rPr>
        <w:annotationRef/>
      </w:r>
      <w:r>
        <w:rPr>
          <w:color w:val="131413"/>
        </w:rPr>
        <w:t>Bullied WJ, Van Acker RC, Bullock PR (2012) Hydrothermal</w:t>
      </w:r>
    </w:p>
    <w:p w14:paraId="74DE7FBE" w14:textId="77777777" w:rsidR="00476EF1" w:rsidRDefault="00476EF1">
      <w:pPr>
        <w:pStyle w:val="Textocomentario"/>
      </w:pPr>
      <w:r>
        <w:rPr>
          <w:color w:val="131413"/>
        </w:rPr>
        <w:t>modeling of seedling emergence timing across topography</w:t>
      </w:r>
    </w:p>
    <w:p w14:paraId="7846677B" w14:textId="77777777" w:rsidR="00476EF1" w:rsidRDefault="00476EF1" w:rsidP="00C8581F">
      <w:pPr>
        <w:pStyle w:val="Textocomentario"/>
      </w:pPr>
      <w:r>
        <w:rPr>
          <w:color w:val="131413"/>
        </w:rPr>
        <w:t>and soil depth. Agron J 104:423–436</w:t>
      </w:r>
    </w:p>
  </w:comment>
  <w:comment w:id="32" w:author="CLARA ESPINOSA DEL ALBA" w:date="2023-10-06T09:53:00Z" w:initials="CE">
    <w:p w14:paraId="470A63FE" w14:textId="77777777" w:rsidR="00476EF1" w:rsidRDefault="00476EF1">
      <w:pPr>
        <w:pStyle w:val="Textocomentario"/>
      </w:pPr>
      <w:r>
        <w:rPr>
          <w:rStyle w:val="Refdecomentario"/>
        </w:rPr>
        <w:annotationRef/>
      </w:r>
      <w:r>
        <w:rPr>
          <w:color w:val="131413"/>
        </w:rPr>
        <w:t>Hadas A (1977) Water uptake and germination of leguminous</w:t>
      </w:r>
    </w:p>
    <w:p w14:paraId="74AADA11" w14:textId="77777777" w:rsidR="00476EF1" w:rsidRDefault="00476EF1">
      <w:pPr>
        <w:pStyle w:val="Textocomentario"/>
      </w:pPr>
      <w:r>
        <w:rPr>
          <w:color w:val="131413"/>
        </w:rPr>
        <w:t>seeds in soils of changing matric and osmotic water potential.</w:t>
      </w:r>
    </w:p>
    <w:p w14:paraId="2CE3F0CA" w14:textId="77777777" w:rsidR="00476EF1" w:rsidRDefault="00476EF1" w:rsidP="00E1328E">
      <w:pPr>
        <w:pStyle w:val="Textocomentario"/>
      </w:pPr>
      <w:r>
        <w:rPr>
          <w:color w:val="131413"/>
        </w:rPr>
        <w:t>J Exp Bot 28:977–985</w:t>
      </w:r>
    </w:p>
  </w:comment>
  <w:comment w:id="35" w:author="CLARA ESPINOSA DEL ALBA" w:date="2023-10-06T10:40:00Z" w:initials="CE">
    <w:p w14:paraId="7462C219" w14:textId="77777777" w:rsidR="00B94696" w:rsidRDefault="00B94696">
      <w:pPr>
        <w:pStyle w:val="Textocomentario"/>
      </w:pPr>
      <w:r>
        <w:rPr>
          <w:rStyle w:val="Refdecomentario"/>
        </w:rPr>
        <w:annotationRef/>
      </w:r>
      <w:r>
        <w:t>Philippi, T., &amp; Seger, J. (1989). Hedging one's evolutionary bets, revisited.</w:t>
      </w:r>
    </w:p>
    <w:p w14:paraId="0BBD4042" w14:textId="77777777" w:rsidR="00B94696" w:rsidRDefault="00B94696">
      <w:pPr>
        <w:pStyle w:val="Textocomentario"/>
      </w:pPr>
      <w:r>
        <w:rPr>
          <w:i/>
          <w:iCs/>
        </w:rPr>
        <w:t>Trends in Ecology &amp; Evolution</w:t>
      </w:r>
      <w:r>
        <w:t xml:space="preserve">, </w:t>
      </w:r>
      <w:r>
        <w:rPr>
          <w:i/>
          <w:iCs/>
        </w:rPr>
        <w:t>4</w:t>
      </w:r>
      <w:r>
        <w:t>, 41–44. https://doi.</w:t>
      </w:r>
    </w:p>
    <w:p w14:paraId="420CBC90" w14:textId="77777777" w:rsidR="00B94696" w:rsidRDefault="00B94696" w:rsidP="00B41D0B">
      <w:pPr>
        <w:pStyle w:val="Textocomentario"/>
      </w:pPr>
      <w:r>
        <w:t>org/10.1016/0169-5347(89)90138-9</w:t>
      </w:r>
    </w:p>
  </w:comment>
  <w:comment w:id="36" w:author="CLARA ESPINOSA DEL ALBA" w:date="2023-10-06T10:41:00Z" w:initials="CE">
    <w:p w14:paraId="0E7D9B39" w14:textId="77777777" w:rsidR="00B94696" w:rsidRDefault="00B94696">
      <w:pPr>
        <w:pStyle w:val="Textocomentario"/>
      </w:pPr>
      <w:r>
        <w:rPr>
          <w:rStyle w:val="Refdecomentario"/>
        </w:rPr>
        <w:annotationRef/>
      </w:r>
      <w:r>
        <w:t>Simons, A. M. (2011). Modes of response to environmental change</w:t>
      </w:r>
    </w:p>
    <w:p w14:paraId="03B89641" w14:textId="77777777" w:rsidR="00B94696" w:rsidRDefault="00B94696">
      <w:pPr>
        <w:pStyle w:val="Textocomentario"/>
      </w:pPr>
      <w:r>
        <w:t xml:space="preserve">and the elusive empirical evidence for bet hedging. </w:t>
      </w:r>
      <w:r>
        <w:rPr>
          <w:i/>
          <w:iCs/>
        </w:rPr>
        <w:t>Proceedings of</w:t>
      </w:r>
    </w:p>
    <w:p w14:paraId="5B68E619" w14:textId="77777777" w:rsidR="00B94696" w:rsidRDefault="00B94696">
      <w:pPr>
        <w:pStyle w:val="Textocomentario"/>
      </w:pPr>
      <w:r>
        <w:rPr>
          <w:i/>
          <w:iCs/>
        </w:rPr>
        <w:t>the Royal Society B: Biological Sciences</w:t>
      </w:r>
      <w:r>
        <w:t xml:space="preserve">, </w:t>
      </w:r>
      <w:r>
        <w:rPr>
          <w:i/>
          <w:iCs/>
        </w:rPr>
        <w:t>278</w:t>
      </w:r>
      <w:r>
        <w:t>, 1601–1609. https://doi.</w:t>
      </w:r>
    </w:p>
    <w:p w14:paraId="71654707" w14:textId="77777777" w:rsidR="00B94696" w:rsidRDefault="00B94696" w:rsidP="00462144">
      <w:pPr>
        <w:pStyle w:val="Textocomentario"/>
      </w:pPr>
      <w:r>
        <w:t>org/10.1098/rspb.2011.0176</w:t>
      </w:r>
    </w:p>
  </w:comment>
  <w:comment w:id="37" w:author="CLARA ESPINOSA DEL ALBA" w:date="2023-10-06T10:41:00Z" w:initials="CE">
    <w:p w14:paraId="65A4264B" w14:textId="77777777" w:rsidR="00B94696" w:rsidRDefault="00B94696">
      <w:pPr>
        <w:pStyle w:val="Textocomentario"/>
      </w:pPr>
      <w:r>
        <w:rPr>
          <w:rStyle w:val="Refdecomentario"/>
        </w:rPr>
        <w:annotationRef/>
      </w:r>
      <w:r>
        <w:t xml:space="preserve">Venable, D. L. (2007). Bet hedging in a guild of desert annuals. </w:t>
      </w:r>
      <w:r>
        <w:rPr>
          <w:i/>
          <w:iCs/>
        </w:rPr>
        <w:t>Ecology</w:t>
      </w:r>
      <w:r>
        <w:t>,</w:t>
      </w:r>
    </w:p>
    <w:p w14:paraId="342C6D70" w14:textId="77777777" w:rsidR="00B94696" w:rsidRDefault="00B94696" w:rsidP="008919C2">
      <w:pPr>
        <w:pStyle w:val="Textocomentario"/>
      </w:pPr>
      <w:r>
        <w:rPr>
          <w:i/>
          <w:iCs/>
        </w:rPr>
        <w:t>88</w:t>
      </w:r>
      <w:r>
        <w:t>, 1086–1090. https://doi.org/10.1890/06-1495</w:t>
      </w:r>
    </w:p>
  </w:comment>
  <w:comment w:id="38" w:author="CLARA ESPINOSA DEL ALBA" w:date="2023-10-05T16:49:00Z" w:initials="CE">
    <w:p w14:paraId="790ECB47" w14:textId="5E35CE25" w:rsidR="00A41343" w:rsidRDefault="00A41343" w:rsidP="00182901">
      <w:pPr>
        <w:pStyle w:val="Textocomentario"/>
      </w:pPr>
      <w:r>
        <w:rPr>
          <w:rStyle w:val="Refdecomentario"/>
        </w:rPr>
        <w:annotationRef/>
      </w:r>
      <w:r>
        <w:t>From Gya 2023</w:t>
      </w:r>
    </w:p>
  </w:comment>
  <w:comment w:id="39" w:author="Diana María Cruz Tejada" w:date="2023-10-04T16:58:00Z" w:initials="DC">
    <w:p w14:paraId="60A8B9A7" w14:textId="43CC82C6" w:rsidR="001631D3" w:rsidRDefault="001631D3" w:rsidP="008769ED">
      <w:pPr>
        <w:pStyle w:val="Textocomentario"/>
      </w:pPr>
      <w:r>
        <w:rPr>
          <w:rStyle w:val="Refdecomentario"/>
        </w:rPr>
        <w:annotationRef/>
      </w:r>
      <w:r>
        <w:t>Siembra intermedia</w:t>
      </w:r>
    </w:p>
  </w:comment>
  <w:comment w:id="40" w:author="CLARA ESPINOSA DEL ALBA" w:date="2023-10-03T16:30:00Z" w:initials="CE">
    <w:p w14:paraId="5279DFD5" w14:textId="703D11E5" w:rsidR="0039142E" w:rsidRDefault="0039142E" w:rsidP="00E277D8">
      <w:pPr>
        <w:pStyle w:val="Textocomentario"/>
      </w:pPr>
      <w:r>
        <w:rPr>
          <w:rStyle w:val="Refdecomentario"/>
        </w:rPr>
        <w:annotationRef/>
      </w:r>
      <w:r>
        <w:t>Posibilidad de añadir climograma de uno de los sitios.</w:t>
      </w:r>
    </w:p>
  </w:comment>
  <w:comment w:id="41" w:author="CLARA ESPINOSA DEL ALBA" w:date="2023-10-04T15:04:00Z" w:initials="CE">
    <w:p w14:paraId="6B1D6146" w14:textId="77777777" w:rsidR="000B054E" w:rsidRDefault="000B054E" w:rsidP="00482688">
      <w:pPr>
        <w:pStyle w:val="Textocomentario"/>
      </w:pPr>
      <w:r>
        <w:rPr>
          <w:rStyle w:val="Refdecomentario"/>
        </w:rPr>
        <w:annotationRef/>
      </w:r>
      <w:r>
        <w:t>Añadir también foto de Dianthus langeanus!</w:t>
      </w:r>
    </w:p>
  </w:comment>
  <w:comment w:id="42" w:author="CLARA ESPINOSA DEL ALBA" w:date="2023-10-03T16:35:00Z" w:initials="CE">
    <w:p w14:paraId="74ABA07F" w14:textId="1300CFB4" w:rsidR="0039142E" w:rsidRDefault="0039142E" w:rsidP="00445524">
      <w:pPr>
        <w:pStyle w:val="Textocomentario"/>
      </w:pPr>
      <w:r>
        <w:rPr>
          <w:rStyle w:val="Refdecomentario"/>
        </w:rPr>
        <w:annotationRef/>
      </w:r>
      <w:r>
        <w:t>Add some info about number of days with water stress</w:t>
      </w:r>
    </w:p>
  </w:comment>
  <w:comment w:id="43" w:author="CLARA ESPINOSA DEL ALBA" w:date="2023-10-05T15:25:00Z" w:initials="CE">
    <w:p w14:paraId="17846C49" w14:textId="77777777" w:rsidR="006A1150" w:rsidRDefault="006A1150" w:rsidP="00307076">
      <w:pPr>
        <w:pStyle w:val="Textocomentario"/>
      </w:pPr>
      <w:r>
        <w:rPr>
          <w:rStyle w:val="Refdecomentario"/>
        </w:rPr>
        <w:annotationRef/>
      </w:r>
      <w:r>
        <w:t>Boxplot of growing season mean soil water potential (check Gya 2023 fig1)</w:t>
      </w:r>
    </w:p>
  </w:comment>
  <w:comment w:id="44" w:author="CLARA ESPINOSA DEL ALBA" w:date="2023-10-04T10:46:00Z" w:initials="CE">
    <w:p w14:paraId="50FB7AB8" w14:textId="00811D1A" w:rsidR="009F5875" w:rsidRDefault="009F5875" w:rsidP="00283E3F">
      <w:pPr>
        <w:pStyle w:val="Textocomentario"/>
      </w:pPr>
      <w:r>
        <w:rPr>
          <w:rStyle w:val="Refdecomentario"/>
        </w:rPr>
        <w:annotationRef/>
      </w:r>
      <w:r>
        <w:t>Añadir mapa con las cruces y resaltar los puntos con recolección de Dianthus</w:t>
      </w:r>
    </w:p>
  </w:comment>
  <w:comment w:id="45" w:author="CLARA ESPINOSA DEL ALBA" w:date="2023-10-04T11:44:00Z" w:initials="CE">
    <w:p w14:paraId="31BF38E6" w14:textId="77777777" w:rsidR="00390BF5" w:rsidRDefault="00390BF5" w:rsidP="00546A51">
      <w:pPr>
        <w:pStyle w:val="Textocomentario"/>
      </w:pPr>
      <w:r>
        <w:rPr>
          <w:rStyle w:val="Refdecomentario"/>
        </w:rPr>
        <w:annotationRef/>
      </w:r>
      <w:r>
        <w:t>Update value with new data from oct 23</w:t>
      </w:r>
    </w:p>
  </w:comment>
  <w:comment w:id="47" w:author="Diana María Cruz Tejada" w:date="2023-10-04T16:32:00Z" w:initials="DC">
    <w:p w14:paraId="5DE3405D" w14:textId="77777777" w:rsidR="003845EA" w:rsidRDefault="003845EA" w:rsidP="00C71838">
      <w:pPr>
        <w:pStyle w:val="Textocomentario"/>
      </w:pPr>
      <w:r>
        <w:rPr>
          <w:rStyle w:val="Refdecomentario"/>
        </w:rPr>
        <w:annotationRef/>
      </w:r>
      <w:r>
        <w:t>Tal vez esto no es necesario mencionarlo? (vamos a usar el peso individual?)</w:t>
      </w:r>
    </w:p>
  </w:comment>
  <w:comment w:id="49" w:author="CLARA ESPINOSA DEL ALBA" w:date="2023-10-05T14:03:00Z" w:initials="CE">
    <w:p w14:paraId="21B72DA2" w14:textId="77777777" w:rsidR="00AB444A" w:rsidRDefault="00AB444A" w:rsidP="0063284A">
      <w:pPr>
        <w:pStyle w:val="Textocomentario"/>
      </w:pPr>
      <w:r>
        <w:rPr>
          <w:rStyle w:val="Refdecomentario"/>
        </w:rPr>
        <w:annotationRef/>
      </w:r>
      <w:r>
        <w:t>No estamos seguras si esto es correcto, Edu?</w:t>
      </w:r>
    </w:p>
  </w:comment>
  <w:comment w:id="50" w:author="CLARA ESPINOSA DEL ALBA" w:date="2023-10-06T10:04:00Z" w:initials="CE">
    <w:p w14:paraId="7DB9C079" w14:textId="77777777" w:rsidR="00096970" w:rsidRDefault="00096970">
      <w:pPr>
        <w:pStyle w:val="Textocomentario"/>
      </w:pPr>
      <w:r>
        <w:rPr>
          <w:rStyle w:val="Refdecomentario"/>
        </w:rPr>
        <w:annotationRef/>
      </w:r>
      <w:r>
        <w:t>Villela FA, Doni-Filho L, Sequeira EL. 1991. Tabela de</w:t>
      </w:r>
    </w:p>
    <w:p w14:paraId="5A19ED53" w14:textId="77777777" w:rsidR="00096970" w:rsidRDefault="00096970">
      <w:pPr>
        <w:pStyle w:val="Textocomentario"/>
      </w:pPr>
      <w:r>
        <w:t>potencial osmótico em função da concentração de</w:t>
      </w:r>
    </w:p>
    <w:p w14:paraId="2FB25D4C" w14:textId="77777777" w:rsidR="00096970" w:rsidRDefault="00096970">
      <w:pPr>
        <w:pStyle w:val="Textocomentario"/>
      </w:pPr>
      <w:r>
        <w:t xml:space="preserve">polietileno glicol 6.000 e da temperatura. </w:t>
      </w:r>
      <w:r>
        <w:rPr>
          <w:i/>
          <w:iCs/>
        </w:rPr>
        <w:t>Pesquisa</w:t>
      </w:r>
    </w:p>
    <w:p w14:paraId="6363A82C" w14:textId="77777777" w:rsidR="00096970" w:rsidRDefault="00096970" w:rsidP="005E7EA0">
      <w:pPr>
        <w:pStyle w:val="Textocomentario"/>
      </w:pPr>
      <w:r>
        <w:rPr>
          <w:i/>
          <w:iCs/>
        </w:rPr>
        <w:t xml:space="preserve">Agropecuária Brasileira </w:t>
      </w:r>
      <w:r>
        <w:rPr>
          <w:b/>
          <w:bCs/>
        </w:rPr>
        <w:t>26</w:t>
      </w:r>
      <w:r>
        <w:t>: 1957-1968.</w:t>
      </w:r>
    </w:p>
  </w:comment>
  <w:comment w:id="52" w:author="Diana María Cruz Tejada" w:date="2023-09-27T13:43:00Z" w:initials="DC">
    <w:p w14:paraId="24D5B7E9" w14:textId="10945C9E" w:rsidR="00862CB7" w:rsidRDefault="00862CB7" w:rsidP="00862CB7">
      <w:pPr>
        <w:pStyle w:val="Textocomentario"/>
      </w:pPr>
      <w:r>
        <w:rPr>
          <w:rStyle w:val="Refdecomentario"/>
        </w:rPr>
        <w:annotationRef/>
      </w:r>
      <w:r>
        <w:t>References to change</w:t>
      </w:r>
    </w:p>
  </w:comment>
  <w:comment w:id="53" w:author="CLARA ESPINOSA DEL ALBA" w:date="2023-10-04T12:18:00Z" w:initials="CEDA">
    <w:p w14:paraId="4910A250" w14:textId="6385B1B5" w:rsidR="00E12693" w:rsidRDefault="00E12693" w:rsidP="00561300">
      <w:pPr>
        <w:pStyle w:val="Textocomentario"/>
      </w:pPr>
      <w:r>
        <w:rPr>
          <w:rStyle w:val="Refdecomentario"/>
        </w:rPr>
        <w:annotationRef/>
      </w:r>
      <w:r>
        <w:t>Add graph from central plots microlog SP3 (with new data)</w:t>
      </w:r>
    </w:p>
  </w:comment>
  <w:comment w:id="54" w:author="CLARA ESPINOSA DEL ALBA" w:date="2023-10-04T12:23:00Z" w:initials="CEDA">
    <w:p w14:paraId="69C8241F" w14:textId="77777777" w:rsidR="00502A37" w:rsidRDefault="00502A37" w:rsidP="00062CA2">
      <w:pPr>
        <w:pStyle w:val="Textocomentario"/>
      </w:pPr>
      <w:r>
        <w:rPr>
          <w:rStyle w:val="Refdecomentario"/>
        </w:rPr>
        <w:annotationRef/>
      </w:r>
      <w:r>
        <w:t>Update data from central plots (data incomplete)</w:t>
      </w:r>
    </w:p>
  </w:comment>
  <w:comment w:id="55" w:author="CLARA ESPINOSA DEL ALBA" w:date="2023-10-04T12:58:00Z" w:initials="CEDA">
    <w:p w14:paraId="24CE353C" w14:textId="77777777" w:rsidR="00F52E55" w:rsidRDefault="00F52E55" w:rsidP="00E5259C">
      <w:pPr>
        <w:pStyle w:val="Textocomentario"/>
      </w:pPr>
      <w:r>
        <w:rPr>
          <w:rStyle w:val="Refdecomentario"/>
        </w:rPr>
        <w:annotationRef/>
      </w:r>
      <w:r>
        <w:t>Homogenize data using iButtons dates!!</w:t>
      </w:r>
    </w:p>
  </w:comment>
  <w:comment w:id="56" w:author="CLARA ESPINOSA DEL ALBA" w:date="2023-10-05T16:09:00Z" w:initials="CE">
    <w:p w14:paraId="41CB3E94" w14:textId="77777777" w:rsidR="00BE6494" w:rsidRDefault="00BE6494" w:rsidP="000F1D8E">
      <w:pPr>
        <w:pStyle w:val="Textocomentario"/>
      </w:pPr>
      <w:r>
        <w:rPr>
          <w:rStyle w:val="Refdecomentario"/>
        </w:rPr>
        <w:annotationRef/>
      </w:r>
      <w:r>
        <w:t>Graph?</w:t>
      </w:r>
    </w:p>
  </w:comment>
  <w:comment w:id="57" w:author="CLARA ESPINOSA DEL ALBA" w:date="2023-10-05T16:18:00Z" w:initials="CE">
    <w:p w14:paraId="0875D4D0" w14:textId="77777777" w:rsidR="00511721" w:rsidRDefault="00511721" w:rsidP="00143195">
      <w:pPr>
        <w:pStyle w:val="Textocomentario"/>
      </w:pPr>
      <w:r>
        <w:rPr>
          <w:rStyle w:val="Refdecomentario"/>
        </w:rPr>
        <w:annotationRef/>
      </w:r>
      <w:r>
        <w:t>Table with summary in results</w:t>
      </w:r>
    </w:p>
  </w:comment>
  <w:comment w:id="58" w:author="CLARA ESPINOSA DEL ALBA" w:date="2023-10-04T15:32:00Z" w:initials="CE">
    <w:p w14:paraId="5C63C609" w14:textId="24CD67ED" w:rsidR="003F2A29" w:rsidRDefault="003F2A29">
      <w:pPr>
        <w:pStyle w:val="Textocomentario"/>
      </w:pPr>
      <w:r>
        <w:rPr>
          <w:rStyle w:val="Refdecomentario"/>
        </w:rPr>
        <w:annotationRef/>
      </w:r>
      <w:r>
        <w:t>From Rosbackh 2022 Alpine plant communities differ in their seed germination</w:t>
      </w:r>
    </w:p>
    <w:p w14:paraId="1AE45C75" w14:textId="77777777" w:rsidR="003F2A29" w:rsidRDefault="003F2A29" w:rsidP="00564904">
      <w:pPr>
        <w:pStyle w:val="Textocomentario"/>
      </w:pPr>
      <w:r>
        <w:t>requirements along a snowmelt gradient in the Caucasus. Alpine Botany 132.</w:t>
      </w:r>
    </w:p>
  </w:comment>
  <w:comment w:id="59" w:author="CLARA ESPINOSA DEL ALBA" w:date="2023-10-04T15:33:00Z" w:initials="CE">
    <w:p w14:paraId="6D893885" w14:textId="77777777" w:rsidR="00FA16FF" w:rsidRDefault="00FA16FF">
      <w:pPr>
        <w:pStyle w:val="Textocomentario"/>
      </w:pPr>
      <w:r>
        <w:rPr>
          <w:rStyle w:val="Refdecomentario"/>
        </w:rPr>
        <w:annotationRef/>
      </w:r>
      <w:r>
        <w:rPr>
          <w:color w:val="000000"/>
        </w:rPr>
        <w:t>Bell KL, Bliss LC (1980) Plant reproduction in a high Arctic environment.</w:t>
      </w:r>
    </w:p>
    <w:p w14:paraId="444A38E2" w14:textId="77777777" w:rsidR="00FA16FF" w:rsidRDefault="00FA16FF">
      <w:pPr>
        <w:pStyle w:val="Textocomentario"/>
      </w:pPr>
      <w:r>
        <w:rPr>
          <w:color w:val="000000"/>
        </w:rPr>
        <w:t xml:space="preserve">Arct Alp Res 12:1–10. </w:t>
      </w:r>
      <w:r>
        <w:rPr>
          <w:color w:val="0000FF"/>
        </w:rPr>
        <w:t>https:// doi. org/ 10. 1080/ 00040 851.</w:t>
      </w:r>
    </w:p>
    <w:p w14:paraId="63925857" w14:textId="77777777" w:rsidR="00FA16FF" w:rsidRDefault="00FA16FF" w:rsidP="00F627D2">
      <w:pPr>
        <w:pStyle w:val="Textocomentario"/>
      </w:pPr>
      <w:r>
        <w:rPr>
          <w:color w:val="0000FF"/>
        </w:rPr>
        <w:t>1980. 12004 158</w:t>
      </w:r>
    </w:p>
  </w:comment>
  <w:comment w:id="60" w:author="CLARA ESPINOSA DEL ALBA" w:date="2023-10-04T15:33:00Z" w:initials="CE">
    <w:p w14:paraId="794A41D1" w14:textId="77777777" w:rsidR="00FA16FF" w:rsidRDefault="00FA16FF">
      <w:pPr>
        <w:pStyle w:val="Textocomentario"/>
      </w:pPr>
      <w:r>
        <w:rPr>
          <w:rStyle w:val="Refdecomentario"/>
        </w:rPr>
        <w:annotationRef/>
      </w:r>
      <w:r>
        <w:rPr>
          <w:color w:val="000000"/>
        </w:rPr>
        <w:t>Oberbauer S, Miller PC (1982) Effect of water potential on seed germination.</w:t>
      </w:r>
    </w:p>
    <w:p w14:paraId="30CBF37A" w14:textId="77777777" w:rsidR="00FA16FF" w:rsidRDefault="00FA16FF">
      <w:pPr>
        <w:pStyle w:val="Textocomentario"/>
      </w:pPr>
      <w:r>
        <w:rPr>
          <w:color w:val="000000"/>
        </w:rPr>
        <w:t xml:space="preserve">Ecography 5:218–220. </w:t>
      </w:r>
      <w:r>
        <w:rPr>
          <w:color w:val="0000FF"/>
        </w:rPr>
        <w:t>https:// doi. org/ 10. 1111/j. 1600-</w:t>
      </w:r>
    </w:p>
    <w:p w14:paraId="676AB0C6" w14:textId="77777777" w:rsidR="00FA16FF" w:rsidRDefault="00FA16FF" w:rsidP="00685EEC">
      <w:pPr>
        <w:pStyle w:val="Textocomentario"/>
      </w:pPr>
      <w:r>
        <w:rPr>
          <w:color w:val="0000FF"/>
        </w:rPr>
        <w:t>0587. 1982. tb010 40.x</w:t>
      </w:r>
    </w:p>
  </w:comment>
  <w:comment w:id="61" w:author="CLARA ESPINOSA DEL ALBA" w:date="2023-10-04T15:34:00Z" w:initials="CE">
    <w:p w14:paraId="4F1450AB" w14:textId="77777777" w:rsidR="006243DA" w:rsidRDefault="006243DA">
      <w:pPr>
        <w:pStyle w:val="Textocomentario"/>
      </w:pPr>
      <w:r>
        <w:rPr>
          <w:rStyle w:val="Refdecomentario"/>
        </w:rPr>
        <w:annotationRef/>
      </w:r>
      <w:r>
        <w:rPr>
          <w:color w:val="000000"/>
        </w:rPr>
        <w:t>Tudela-Isanta M, Ladouceur E, Wijayasinghe M, Pritchard HW, Mondoni</w:t>
      </w:r>
    </w:p>
    <w:p w14:paraId="59678E01" w14:textId="77777777" w:rsidR="006243DA" w:rsidRDefault="006243DA">
      <w:pPr>
        <w:pStyle w:val="Textocomentario"/>
      </w:pPr>
      <w:r>
        <w:rPr>
          <w:color w:val="000000"/>
        </w:rPr>
        <w:t>A (2018b) The seed germination niche limits the distribution</w:t>
      </w:r>
    </w:p>
    <w:p w14:paraId="74BFAD0D" w14:textId="77777777" w:rsidR="006243DA" w:rsidRDefault="006243DA">
      <w:pPr>
        <w:pStyle w:val="Textocomentario"/>
      </w:pPr>
      <w:r>
        <w:rPr>
          <w:color w:val="000000"/>
        </w:rPr>
        <w:t>of some plant species in calcareous or siliceous alpine bedrocks.</w:t>
      </w:r>
    </w:p>
    <w:p w14:paraId="07F3C726" w14:textId="77777777" w:rsidR="006243DA" w:rsidRDefault="006243DA" w:rsidP="00AF2ED6">
      <w:pPr>
        <w:pStyle w:val="Textocomentario"/>
      </w:pPr>
      <w:r>
        <w:rPr>
          <w:color w:val="000000"/>
        </w:rPr>
        <w:t xml:space="preserve">Alp Bot 128:83–95. </w:t>
      </w:r>
      <w:r>
        <w:rPr>
          <w:color w:val="0000FF"/>
        </w:rPr>
        <w:t>https:// doi. org/ 10. 1007/ s00035- 018- 0199-0</w:t>
      </w:r>
    </w:p>
  </w:comment>
  <w:comment w:id="62" w:author="CLARA ESPINOSA DEL ALBA" w:date="2023-10-04T15:34:00Z" w:initials="CE">
    <w:p w14:paraId="4F8E6DA4" w14:textId="77777777" w:rsidR="006243DA" w:rsidRDefault="006243DA">
      <w:pPr>
        <w:pStyle w:val="Textocomentario"/>
      </w:pPr>
      <w:r>
        <w:rPr>
          <w:rStyle w:val="Refdecomentario"/>
        </w:rPr>
        <w:annotationRef/>
      </w:r>
      <w:r>
        <w:rPr>
          <w:color w:val="000000"/>
        </w:rPr>
        <w:t>Orsenigo S, Abeli T, Rossi G, Bonasoni P, Pasquaretta C, Gandini</w:t>
      </w:r>
    </w:p>
    <w:p w14:paraId="2610FBB4" w14:textId="77777777" w:rsidR="006243DA" w:rsidRDefault="006243DA">
      <w:pPr>
        <w:pStyle w:val="Textocomentario"/>
      </w:pPr>
      <w:r>
        <w:rPr>
          <w:color w:val="000000"/>
        </w:rPr>
        <w:t>M, Mondoni A (2015) Effects of autumn and spring heat</w:t>
      </w:r>
    </w:p>
    <w:p w14:paraId="7494FB09" w14:textId="77777777" w:rsidR="006243DA" w:rsidRDefault="006243DA">
      <w:pPr>
        <w:pStyle w:val="Textocomentario"/>
      </w:pPr>
      <w:r>
        <w:rPr>
          <w:color w:val="000000"/>
        </w:rPr>
        <w:t>waves on seed germination of high mountain plants. PLoS ONE</w:t>
      </w:r>
    </w:p>
    <w:p w14:paraId="67F0FE6C" w14:textId="77777777" w:rsidR="006243DA" w:rsidRDefault="006243DA" w:rsidP="006C4C2E">
      <w:pPr>
        <w:pStyle w:val="Textocomentario"/>
      </w:pPr>
      <w:r>
        <w:rPr>
          <w:color w:val="000000"/>
        </w:rPr>
        <w:t xml:space="preserve">10:e0133626. </w:t>
      </w:r>
      <w:r>
        <w:rPr>
          <w:color w:val="0000FF"/>
        </w:rPr>
        <w:t>https:// doi. org/ 10. 1371/ journ al. pone. 01336 26</w:t>
      </w:r>
    </w:p>
  </w:comment>
  <w:comment w:id="63" w:author="CLARA ESPINOSA DEL ALBA" w:date="2023-10-04T15:34:00Z" w:initials="CE">
    <w:p w14:paraId="4771F646" w14:textId="77777777" w:rsidR="00500DC0" w:rsidRDefault="00500DC0">
      <w:pPr>
        <w:pStyle w:val="Textocomentario"/>
      </w:pPr>
      <w:r>
        <w:rPr>
          <w:rStyle w:val="Refdecomentario"/>
        </w:rPr>
        <w:annotationRef/>
      </w:r>
      <w:r>
        <w:rPr>
          <w:color w:val="000000"/>
        </w:rPr>
        <w:t>Walder T, Erschbamer B (2015) Temperature and drought drive differences</w:t>
      </w:r>
    </w:p>
    <w:p w14:paraId="7A01C274" w14:textId="77777777" w:rsidR="00500DC0" w:rsidRDefault="00500DC0">
      <w:pPr>
        <w:pStyle w:val="Textocomentario"/>
      </w:pPr>
      <w:r>
        <w:rPr>
          <w:color w:val="000000"/>
        </w:rPr>
        <w:t>in germination responses between congeneric species along</w:t>
      </w:r>
    </w:p>
    <w:p w14:paraId="308DD2FA" w14:textId="77777777" w:rsidR="00500DC0" w:rsidRDefault="00500DC0">
      <w:pPr>
        <w:pStyle w:val="Textocomentario"/>
      </w:pPr>
      <w:r>
        <w:rPr>
          <w:color w:val="000000"/>
        </w:rPr>
        <w:t xml:space="preserve">altitudinal gradients. Plant Ecol 216:1297–1309. </w:t>
      </w:r>
      <w:r>
        <w:rPr>
          <w:color w:val="0000FF"/>
        </w:rPr>
        <w:t>https:// doi. org/</w:t>
      </w:r>
    </w:p>
    <w:p w14:paraId="7435AD7B" w14:textId="77777777" w:rsidR="00500DC0" w:rsidRDefault="00500DC0" w:rsidP="00AA7FA5">
      <w:pPr>
        <w:pStyle w:val="Textocomentario"/>
      </w:pPr>
      <w:r>
        <w:rPr>
          <w:color w:val="0000FF"/>
        </w:rPr>
        <w:t>10. 1007/ s11258- 015- 0509-1</w:t>
      </w:r>
    </w:p>
  </w:comment>
  <w:comment w:id="64" w:author="CLARA ESPINOSA DEL ALBA" w:date="2023-10-04T15:35:00Z" w:initials="CE">
    <w:p w14:paraId="2F38B02B" w14:textId="77777777" w:rsidR="00500DC0" w:rsidRDefault="00500DC0">
      <w:pPr>
        <w:pStyle w:val="Textocomentario"/>
      </w:pPr>
      <w:r>
        <w:rPr>
          <w:rStyle w:val="Refdecomentario"/>
        </w:rPr>
        <w:annotationRef/>
      </w:r>
      <w:r>
        <w:t>Welling P, Laine K (2000) Characteristics of the seedling flora in alpine</w:t>
      </w:r>
    </w:p>
    <w:p w14:paraId="2CCB3CCF" w14:textId="77777777" w:rsidR="00500DC0" w:rsidRDefault="00500DC0">
      <w:pPr>
        <w:pStyle w:val="Textocomentario"/>
      </w:pPr>
      <w:r>
        <w:t>vegetation, subarctic Finland, I. Seedling densities in 15 plant</w:t>
      </w:r>
    </w:p>
    <w:p w14:paraId="0BA10A4E" w14:textId="77777777" w:rsidR="00500DC0" w:rsidRDefault="00500DC0" w:rsidP="007F5425">
      <w:pPr>
        <w:pStyle w:val="Textocomentario"/>
      </w:pPr>
      <w:r>
        <w:t>communities. Ann Bot Fenn 37:69–76</w:t>
      </w:r>
    </w:p>
  </w:comment>
  <w:comment w:id="65" w:author="CLARA ESPINOSA DEL ALBA" w:date="2023-10-04T15:35:00Z" w:initials="CE">
    <w:p w14:paraId="4F380DB0" w14:textId="77777777" w:rsidR="00FF1154" w:rsidRDefault="00FF1154">
      <w:pPr>
        <w:pStyle w:val="Textocomentario"/>
      </w:pPr>
      <w:r>
        <w:rPr>
          <w:rStyle w:val="Refdecomentario"/>
        </w:rPr>
        <w:annotationRef/>
      </w:r>
      <w:r>
        <w:rPr>
          <w:color w:val="000000"/>
        </w:rPr>
        <w:t>Forbis TA (2003) Seedling demography in an alpine ecosystem. Am J</w:t>
      </w:r>
    </w:p>
    <w:p w14:paraId="4871A32C" w14:textId="77777777" w:rsidR="00FF1154" w:rsidRDefault="00FF1154" w:rsidP="008057CC">
      <w:pPr>
        <w:pStyle w:val="Textocomentario"/>
      </w:pPr>
      <w:r>
        <w:rPr>
          <w:color w:val="000000"/>
        </w:rPr>
        <w:t xml:space="preserve">Bot 90:1197–1206. </w:t>
      </w:r>
      <w:r>
        <w:rPr>
          <w:color w:val="0000FF"/>
        </w:rPr>
        <w:t>https:// doi. org/ 10. 3732/ ajb. 90.8. 1197</w:t>
      </w:r>
    </w:p>
  </w:comment>
  <w:comment w:id="66" w:author="CLARA ESPINOSA DEL ALBA" w:date="2023-10-05T15:12:00Z" w:initials="CE">
    <w:p w14:paraId="2579E6F7" w14:textId="77777777" w:rsidR="006A3BFE" w:rsidRDefault="006A3BFE" w:rsidP="0037070C">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67" w:author="CLARA ESPINOSA DEL ALBA" w:date="2023-10-05T16:21:00Z" w:initials="CE">
    <w:p w14:paraId="34570D43" w14:textId="77777777" w:rsidR="007B19CE" w:rsidRDefault="007B19CE" w:rsidP="000C3467">
      <w:pPr>
        <w:pStyle w:val="Textocomentario"/>
      </w:pPr>
      <w:r>
        <w:rPr>
          <w:rStyle w:val="Refdecomentario"/>
        </w:rPr>
        <w:annotationRef/>
      </w:r>
      <w:r>
        <w:t>More literature about it in discussion of Gya 2023</w:t>
      </w:r>
    </w:p>
  </w:comment>
  <w:comment w:id="68" w:author="CLARA ESPINOSA DEL ALBA" w:date="2023-10-05T16:51:00Z" w:initials="CE">
    <w:p w14:paraId="298FC5A8" w14:textId="77777777" w:rsidR="00507869" w:rsidRDefault="00507869" w:rsidP="00243E66">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69" w:author="CLARA ESPINOSA DEL ALBA" w:date="2023-10-05T16:52:00Z" w:initials="CE">
    <w:p w14:paraId="692E4E23" w14:textId="77777777" w:rsidR="00D401D8" w:rsidRDefault="00D401D8" w:rsidP="00641E9C">
      <w:pPr>
        <w:pStyle w:val="Textocomentario"/>
      </w:pPr>
      <w:r>
        <w:rPr>
          <w:rStyle w:val="Refdecomentario"/>
        </w:rPr>
        <w:annotationRef/>
      </w:r>
      <w:r>
        <w:t>The effect of osil water potential on seed germination of some British plants. New phytologist, 115, 539-548</w:t>
      </w:r>
    </w:p>
  </w:comment>
  <w:comment w:id="70" w:author="CLARA ESPINOSA DEL ALBA" w:date="2023-10-06T09:04:00Z" w:initials="CE">
    <w:p w14:paraId="7FEA10D2" w14:textId="77777777" w:rsidR="00352538" w:rsidRDefault="00352538" w:rsidP="001427EC">
      <w:pPr>
        <w:pStyle w:val="Textocomentario"/>
      </w:pPr>
      <w:r>
        <w:rPr>
          <w:rStyle w:val="Refdecomentario"/>
        </w:rPr>
        <w:annotationRef/>
      </w:r>
      <w:r>
        <w:t>Germination response of diverse wild and landrace chile peppers under drought stress. PLoS ONE 15</w:t>
      </w:r>
    </w:p>
  </w:comment>
  <w:comment w:id="71" w:author="CLARA ESPINOSA DEL ALBA" w:date="2023-10-06T09:34:00Z" w:initials="CE">
    <w:p w14:paraId="1D91001F" w14:textId="77777777" w:rsidR="00506DBA" w:rsidRDefault="00506DBA" w:rsidP="00BD150B">
      <w:pPr>
        <w:pStyle w:val="Textocomentario"/>
      </w:pPr>
      <w:r>
        <w:rPr>
          <w:rStyle w:val="Refdecomentario"/>
        </w:rPr>
        <w:annotationRef/>
      </w:r>
      <w:r>
        <w:t>Seed germination responses to soil hydraulic conductivity and PEG osmotic solutions. Plant Soil 2021 462:176-188</w:t>
      </w:r>
    </w:p>
  </w:comment>
  <w:comment w:id="72" w:author="CLARA ESPINOSA DEL ALBA" w:date="2023-10-06T09:58:00Z" w:initials="CE">
    <w:p w14:paraId="0B329FDF" w14:textId="77777777" w:rsidR="00DE31D9" w:rsidRDefault="00DE31D9" w:rsidP="000269C4">
      <w:pPr>
        <w:pStyle w:val="Textocomentario"/>
      </w:pPr>
      <w:r>
        <w:rPr>
          <w:rStyle w:val="Refdecomentario"/>
        </w:rPr>
        <w:annotationRef/>
      </w:r>
      <w:r>
        <w:t>Geermination of sevens pecies of srhubs in semiarid central mexico: Effect of drought and seed size. Botanical Sciences 98: 464-472</w:t>
      </w:r>
    </w:p>
  </w:comment>
  <w:comment w:id="73" w:author="CLARA ESPINOSA DEL ALBA" w:date="2023-10-06T10:10:00Z" w:initials="CE">
    <w:p w14:paraId="64992F04" w14:textId="77777777" w:rsidR="005032C4" w:rsidRDefault="005032C4">
      <w:pPr>
        <w:pStyle w:val="Textocomentario"/>
      </w:pPr>
      <w:r>
        <w:rPr>
          <w:rStyle w:val="Refdecomentario"/>
        </w:rPr>
        <w:annotationRef/>
      </w:r>
      <w:r>
        <w:rPr>
          <w:color w:val="000000"/>
        </w:rPr>
        <w:t>Merino-Martín L, Courtauld C, Commander L, Turner S,</w:t>
      </w:r>
    </w:p>
    <w:p w14:paraId="63ADA90F" w14:textId="77777777" w:rsidR="005032C4" w:rsidRDefault="005032C4">
      <w:pPr>
        <w:pStyle w:val="Textocomentario"/>
      </w:pPr>
      <w:r>
        <w:rPr>
          <w:color w:val="000000"/>
        </w:rPr>
        <w:t>Lewandrowski W, Stevens J. 2017. Interactions between</w:t>
      </w:r>
    </w:p>
    <w:p w14:paraId="183B80EA" w14:textId="77777777" w:rsidR="005032C4" w:rsidRDefault="005032C4">
      <w:pPr>
        <w:pStyle w:val="Textocomentario"/>
      </w:pPr>
      <w:r>
        <w:rPr>
          <w:color w:val="000000"/>
        </w:rPr>
        <w:t>seed functional traits and burial depth regulate</w:t>
      </w:r>
    </w:p>
    <w:p w14:paraId="3DCD4A07" w14:textId="77777777" w:rsidR="005032C4" w:rsidRDefault="005032C4">
      <w:pPr>
        <w:pStyle w:val="Textocomentario"/>
      </w:pPr>
      <w:r>
        <w:rPr>
          <w:color w:val="000000"/>
        </w:rPr>
        <w:t>germination and seedling emergence under water stress</w:t>
      </w:r>
    </w:p>
    <w:p w14:paraId="079DD127" w14:textId="77777777" w:rsidR="005032C4" w:rsidRDefault="005032C4">
      <w:pPr>
        <w:pStyle w:val="Textocomentario"/>
      </w:pPr>
      <w:r>
        <w:rPr>
          <w:color w:val="000000"/>
        </w:rPr>
        <w:t xml:space="preserve">in species from semi-arid environments. </w:t>
      </w:r>
      <w:r>
        <w:rPr>
          <w:i/>
          <w:iCs/>
          <w:color w:val="000000"/>
        </w:rPr>
        <w:t>Journal of Arid</w:t>
      </w:r>
    </w:p>
    <w:p w14:paraId="4C6D7A24" w14:textId="77777777" w:rsidR="005032C4" w:rsidRDefault="005032C4">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5032C4" w:rsidRDefault="005032C4" w:rsidP="000561DB">
      <w:pPr>
        <w:pStyle w:val="Textocomentario"/>
      </w:pPr>
      <w:r>
        <w:rPr>
          <w:color w:val="0000FF"/>
        </w:rPr>
        <w:t>j.jaridenv.2017.07.018</w:t>
      </w:r>
    </w:p>
  </w:comment>
  <w:comment w:id="74" w:author="CLARA ESPINOSA DEL ALBA" w:date="2023-10-06T10:25:00Z" w:initials="CE">
    <w:p w14:paraId="3F062230" w14:textId="77777777" w:rsidR="00A66D8B" w:rsidRDefault="00A66D8B" w:rsidP="00240813">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75" w:author="CLARA ESPINOSA DEL ALBA" w:date="2023-10-06T10:39:00Z" w:initials="CE">
    <w:p w14:paraId="6B67AD11" w14:textId="77777777" w:rsidR="00A3686C" w:rsidRDefault="00A3686C">
      <w:pPr>
        <w:pStyle w:val="Textocomentario"/>
      </w:pPr>
      <w:r>
        <w:rPr>
          <w:rStyle w:val="Refdecomentario"/>
        </w:rPr>
        <w:annotationRef/>
      </w:r>
      <w:r>
        <w:t>Leishman, M. R., &amp; Westoby, M. (1994). The role of large seed size in</w:t>
      </w:r>
    </w:p>
    <w:p w14:paraId="03674B28" w14:textId="77777777" w:rsidR="00A3686C" w:rsidRDefault="00A3686C">
      <w:pPr>
        <w:pStyle w:val="Textocomentario"/>
      </w:pPr>
      <w:r>
        <w:t xml:space="preserve">shaded conditions: Experimental evidence. </w:t>
      </w:r>
      <w:r>
        <w:rPr>
          <w:i/>
          <w:iCs/>
        </w:rPr>
        <w:t>Functional Ecology</w:t>
      </w:r>
      <w:r>
        <w:t xml:space="preserve">, </w:t>
      </w:r>
      <w:r>
        <w:rPr>
          <w:i/>
          <w:iCs/>
        </w:rPr>
        <w:t>8</w:t>
      </w:r>
      <w:r>
        <w:t>,</w:t>
      </w:r>
    </w:p>
    <w:p w14:paraId="2CBAF940" w14:textId="77777777" w:rsidR="00A3686C" w:rsidRDefault="00A3686C">
      <w:pPr>
        <w:pStyle w:val="Textocomentario"/>
      </w:pPr>
      <w:r>
        <w:t>205–214. https://doi.org/10.2307/2389903</w:t>
      </w:r>
    </w:p>
    <w:p w14:paraId="1BF8DD2D" w14:textId="77777777" w:rsidR="00A3686C" w:rsidRDefault="00A3686C">
      <w:pPr>
        <w:pStyle w:val="Textocomentario"/>
      </w:pPr>
      <w:r>
        <w:t>Leishman, M. R., Wright, I. J., Moles, A. T., Westoby, M., &amp; Fenner, M.</w:t>
      </w:r>
    </w:p>
    <w:p w14:paraId="3549C16B" w14:textId="77777777" w:rsidR="00A3686C" w:rsidRDefault="00A3686C">
      <w:pPr>
        <w:pStyle w:val="Textocomentario"/>
      </w:pPr>
      <w:r>
        <w:t xml:space="preserve">(2000). The evolutionary ecology of seed size. </w:t>
      </w:r>
      <w:r>
        <w:rPr>
          <w:i/>
          <w:iCs/>
        </w:rPr>
        <w:t>Trends in Ecology &amp;</w:t>
      </w:r>
    </w:p>
    <w:p w14:paraId="19F3CBFE" w14:textId="77777777" w:rsidR="00A3686C" w:rsidRDefault="00A3686C" w:rsidP="00110C2E">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50FB7AB8" w15:done="0"/>
  <w15:commentEx w15:paraId="31BF38E6" w15:done="0"/>
  <w15:commentEx w15:paraId="5DE3405D"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3317A731" w16cex:dateUtc="2023-10-04T14:32: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50FB7AB8" w16cid:durableId="7A9D3499"/>
  <w16cid:commentId w16cid:paraId="31BF38E6" w16cid:durableId="7B133AB6"/>
  <w16cid:commentId w16cid:paraId="5DE3405D" w16cid:durableId="3317A731"/>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Regular">
    <w:altName w:val="Lato"/>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250852">
    <w:abstractNumId w:val="2"/>
  </w:num>
  <w:num w:numId="2" w16cid:durableId="79106986">
    <w:abstractNumId w:val="3"/>
  </w:num>
  <w:num w:numId="3" w16cid:durableId="1201747581">
    <w:abstractNumId w:val="1"/>
  </w:num>
  <w:num w:numId="4" w16cid:durableId="212817897">
    <w:abstractNumId w:val="4"/>
  </w:num>
  <w:num w:numId="5" w16cid:durableId="19197537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Diana María Cruz Tejada">
    <w15:presenceInfo w15:providerId="AD" w15:userId="S::d.cruztejada@studenti.unipi.it::7a15a3d9-7b1a-4b2b-8ac2-1976ed3902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11460"/>
    <w:rsid w:val="00014E1D"/>
    <w:rsid w:val="00022585"/>
    <w:rsid w:val="00023A98"/>
    <w:rsid w:val="0003269E"/>
    <w:rsid w:val="000506EA"/>
    <w:rsid w:val="00054E4D"/>
    <w:rsid w:val="00056064"/>
    <w:rsid w:val="000811EF"/>
    <w:rsid w:val="00082D4C"/>
    <w:rsid w:val="00094E89"/>
    <w:rsid w:val="00096970"/>
    <w:rsid w:val="000A3CB1"/>
    <w:rsid w:val="000A5F58"/>
    <w:rsid w:val="000B054E"/>
    <w:rsid w:val="000B130D"/>
    <w:rsid w:val="000B7325"/>
    <w:rsid w:val="000D6C01"/>
    <w:rsid w:val="000E48E7"/>
    <w:rsid w:val="000F5A47"/>
    <w:rsid w:val="000F5E9F"/>
    <w:rsid w:val="001119CE"/>
    <w:rsid w:val="001129AB"/>
    <w:rsid w:val="00115627"/>
    <w:rsid w:val="001157C6"/>
    <w:rsid w:val="001262AD"/>
    <w:rsid w:val="00143588"/>
    <w:rsid w:val="001462E2"/>
    <w:rsid w:val="001568DF"/>
    <w:rsid w:val="001631D3"/>
    <w:rsid w:val="00165571"/>
    <w:rsid w:val="0017049C"/>
    <w:rsid w:val="001704A4"/>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16D67"/>
    <w:rsid w:val="00237EE6"/>
    <w:rsid w:val="00241824"/>
    <w:rsid w:val="00260CAF"/>
    <w:rsid w:val="00267E59"/>
    <w:rsid w:val="00285198"/>
    <w:rsid w:val="002861E0"/>
    <w:rsid w:val="002874A2"/>
    <w:rsid w:val="00291508"/>
    <w:rsid w:val="00294834"/>
    <w:rsid w:val="002B213D"/>
    <w:rsid w:val="002B4C53"/>
    <w:rsid w:val="002B66E5"/>
    <w:rsid w:val="002C39E4"/>
    <w:rsid w:val="002C4019"/>
    <w:rsid w:val="002C5196"/>
    <w:rsid w:val="002C52AC"/>
    <w:rsid w:val="002C57BD"/>
    <w:rsid w:val="002D2B32"/>
    <w:rsid w:val="002D727C"/>
    <w:rsid w:val="002F27BC"/>
    <w:rsid w:val="002F4B59"/>
    <w:rsid w:val="002F4D6D"/>
    <w:rsid w:val="00311A0C"/>
    <w:rsid w:val="00323B58"/>
    <w:rsid w:val="003269C0"/>
    <w:rsid w:val="00333633"/>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75789"/>
    <w:rsid w:val="00476EF1"/>
    <w:rsid w:val="00483B30"/>
    <w:rsid w:val="0049360F"/>
    <w:rsid w:val="00493BEC"/>
    <w:rsid w:val="004A6829"/>
    <w:rsid w:val="004B0087"/>
    <w:rsid w:val="004C20B9"/>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4A33"/>
    <w:rsid w:val="005433F2"/>
    <w:rsid w:val="005607E6"/>
    <w:rsid w:val="00587E81"/>
    <w:rsid w:val="00596577"/>
    <w:rsid w:val="005A5C83"/>
    <w:rsid w:val="005E07D4"/>
    <w:rsid w:val="005E6715"/>
    <w:rsid w:val="005E779D"/>
    <w:rsid w:val="00601EFA"/>
    <w:rsid w:val="00614C56"/>
    <w:rsid w:val="00622F0C"/>
    <w:rsid w:val="00623C11"/>
    <w:rsid w:val="006243DA"/>
    <w:rsid w:val="0062654F"/>
    <w:rsid w:val="00626FBC"/>
    <w:rsid w:val="00632C04"/>
    <w:rsid w:val="00632F6C"/>
    <w:rsid w:val="0065695B"/>
    <w:rsid w:val="00663006"/>
    <w:rsid w:val="0066589A"/>
    <w:rsid w:val="0066698D"/>
    <w:rsid w:val="0068503C"/>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20EE9"/>
    <w:rsid w:val="00721DBE"/>
    <w:rsid w:val="00724CB9"/>
    <w:rsid w:val="00765FFE"/>
    <w:rsid w:val="00773119"/>
    <w:rsid w:val="00782121"/>
    <w:rsid w:val="00787B94"/>
    <w:rsid w:val="00790F2B"/>
    <w:rsid w:val="007A5434"/>
    <w:rsid w:val="007A6975"/>
    <w:rsid w:val="007B19CE"/>
    <w:rsid w:val="007C50FF"/>
    <w:rsid w:val="007D1F61"/>
    <w:rsid w:val="007D5228"/>
    <w:rsid w:val="007E062A"/>
    <w:rsid w:val="007E7249"/>
    <w:rsid w:val="007F0446"/>
    <w:rsid w:val="007F2991"/>
    <w:rsid w:val="007F2A29"/>
    <w:rsid w:val="007F7693"/>
    <w:rsid w:val="008119A4"/>
    <w:rsid w:val="00813665"/>
    <w:rsid w:val="0081658B"/>
    <w:rsid w:val="00823C9E"/>
    <w:rsid w:val="00833482"/>
    <w:rsid w:val="00862CB7"/>
    <w:rsid w:val="0086750D"/>
    <w:rsid w:val="0088106A"/>
    <w:rsid w:val="008835AC"/>
    <w:rsid w:val="00887968"/>
    <w:rsid w:val="008967F6"/>
    <w:rsid w:val="008B2D7F"/>
    <w:rsid w:val="008B3D65"/>
    <w:rsid w:val="008C4ECD"/>
    <w:rsid w:val="008D271F"/>
    <w:rsid w:val="008D77E8"/>
    <w:rsid w:val="008E3FE9"/>
    <w:rsid w:val="008E4BC4"/>
    <w:rsid w:val="008F1CC6"/>
    <w:rsid w:val="008F2C22"/>
    <w:rsid w:val="008F6381"/>
    <w:rsid w:val="0090338D"/>
    <w:rsid w:val="00903433"/>
    <w:rsid w:val="00910C3F"/>
    <w:rsid w:val="00944C3B"/>
    <w:rsid w:val="0094530E"/>
    <w:rsid w:val="0096757A"/>
    <w:rsid w:val="009809E6"/>
    <w:rsid w:val="00982FF4"/>
    <w:rsid w:val="0098581D"/>
    <w:rsid w:val="009A0B8C"/>
    <w:rsid w:val="009A65AA"/>
    <w:rsid w:val="009B6D67"/>
    <w:rsid w:val="009D0D73"/>
    <w:rsid w:val="009D24C6"/>
    <w:rsid w:val="009E1DE1"/>
    <w:rsid w:val="009E28D2"/>
    <w:rsid w:val="009F5875"/>
    <w:rsid w:val="00A00EEC"/>
    <w:rsid w:val="00A041C3"/>
    <w:rsid w:val="00A07ABE"/>
    <w:rsid w:val="00A13963"/>
    <w:rsid w:val="00A15D39"/>
    <w:rsid w:val="00A169FD"/>
    <w:rsid w:val="00A21528"/>
    <w:rsid w:val="00A27FD6"/>
    <w:rsid w:val="00A3686C"/>
    <w:rsid w:val="00A36A1C"/>
    <w:rsid w:val="00A41343"/>
    <w:rsid w:val="00A508EC"/>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64437"/>
    <w:rsid w:val="00B64674"/>
    <w:rsid w:val="00B83A04"/>
    <w:rsid w:val="00B91291"/>
    <w:rsid w:val="00B91F6A"/>
    <w:rsid w:val="00B94696"/>
    <w:rsid w:val="00B94A6D"/>
    <w:rsid w:val="00B95219"/>
    <w:rsid w:val="00B97BAA"/>
    <w:rsid w:val="00BA00E3"/>
    <w:rsid w:val="00BA3107"/>
    <w:rsid w:val="00BA6B66"/>
    <w:rsid w:val="00BC6FBD"/>
    <w:rsid w:val="00BD1007"/>
    <w:rsid w:val="00BD4B3A"/>
    <w:rsid w:val="00BD4F9F"/>
    <w:rsid w:val="00BE03A4"/>
    <w:rsid w:val="00BE6494"/>
    <w:rsid w:val="00BE79FF"/>
    <w:rsid w:val="00BF21FC"/>
    <w:rsid w:val="00BF4C77"/>
    <w:rsid w:val="00BF7A09"/>
    <w:rsid w:val="00C02DF2"/>
    <w:rsid w:val="00C03F76"/>
    <w:rsid w:val="00C14326"/>
    <w:rsid w:val="00C16F9A"/>
    <w:rsid w:val="00C20FB4"/>
    <w:rsid w:val="00C44289"/>
    <w:rsid w:val="00C4736A"/>
    <w:rsid w:val="00C506C1"/>
    <w:rsid w:val="00C57FE3"/>
    <w:rsid w:val="00C625C6"/>
    <w:rsid w:val="00C652AF"/>
    <w:rsid w:val="00C764BB"/>
    <w:rsid w:val="00C81F8A"/>
    <w:rsid w:val="00C8429F"/>
    <w:rsid w:val="00C85516"/>
    <w:rsid w:val="00C96405"/>
    <w:rsid w:val="00CA0E0D"/>
    <w:rsid w:val="00CA5225"/>
    <w:rsid w:val="00CB12E2"/>
    <w:rsid w:val="00CB4CD3"/>
    <w:rsid w:val="00CD2481"/>
    <w:rsid w:val="00CD4F41"/>
    <w:rsid w:val="00CD5BB9"/>
    <w:rsid w:val="00CE226D"/>
    <w:rsid w:val="00CE2C05"/>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C08EA"/>
    <w:rsid w:val="00DC5D55"/>
    <w:rsid w:val="00DD17C4"/>
    <w:rsid w:val="00DE31D9"/>
    <w:rsid w:val="00DE4F5E"/>
    <w:rsid w:val="00DE543D"/>
    <w:rsid w:val="00DE6FA6"/>
    <w:rsid w:val="00DE76B5"/>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7FD2"/>
    <w:rsid w:val="00F22226"/>
    <w:rsid w:val="00F241A0"/>
    <w:rsid w:val="00F342F2"/>
    <w:rsid w:val="00F52E55"/>
    <w:rsid w:val="00F5753E"/>
    <w:rsid w:val="00F7375B"/>
    <w:rsid w:val="00F7734A"/>
    <w:rsid w:val="00F850DE"/>
    <w:rsid w:val="00F85EE4"/>
    <w:rsid w:val="00F94D14"/>
    <w:rsid w:val="00FA07E6"/>
    <w:rsid w:val="00FA16FF"/>
    <w:rsid w:val="00FB3C4D"/>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styleId="Mencinsinresolver">
    <w:name w:val="Unresolved Mention"/>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R-project.org/"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5610A-D18E-4236-8424-275C6112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15</Pages>
  <Words>4703</Words>
  <Characters>26952</Characters>
  <Application>Microsoft Office Word</Application>
  <DocSecurity>0</DocSecurity>
  <Lines>598</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377</cp:revision>
  <dcterms:created xsi:type="dcterms:W3CDTF">2023-10-03T13:37:00Z</dcterms:created>
  <dcterms:modified xsi:type="dcterms:W3CDTF">2023-10-06T08:44:00Z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